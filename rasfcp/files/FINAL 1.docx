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954" w:rsidRPr="00D05AF6" w:rsidRDefault="00DA2E0C" w:rsidP="005257F6">
      <w:pPr>
        <w:pStyle w:val="Title"/>
        <w:spacing w:line="360" w:lineRule="auto"/>
        <w:jc w:val="both"/>
        <w:rPr>
          <w:rFonts w:ascii="Times New Roman" w:hAnsi="Times New Roman" w:cs="Times New Roman"/>
        </w:rPr>
      </w:pPr>
      <w:r w:rsidRPr="00D05AF6">
        <w:rPr>
          <w:rFonts w:ascii="Times New Roman" w:hAnsi="Times New Roman" w:cs="Times New Roman"/>
          <w:noProof/>
          <w:color w:val="auto"/>
          <w:lang w:eastAsia="en-US" w:bidi="ar-SA"/>
        </w:rPr>
        <w:drawing>
          <wp:anchor distT="0" distB="0" distL="114300" distR="114300" simplePos="0" relativeHeight="251658240" behindDoc="0" locked="0" layoutInCell="1" allowOverlap="1" wp14:anchorId="072EEB65" wp14:editId="2E092C7A">
            <wp:simplePos x="0" y="0"/>
            <wp:positionH relativeFrom="column">
              <wp:posOffset>1846580</wp:posOffset>
            </wp:positionH>
            <wp:positionV relativeFrom="paragraph">
              <wp:posOffset>-560070</wp:posOffset>
            </wp:positionV>
            <wp:extent cx="2229485" cy="1940560"/>
            <wp:effectExtent l="0" t="0" r="0" b="0"/>
            <wp:wrapSquare wrapText="bothSides"/>
            <wp:docPr id="1" name="Picture" descr="C:\Users\Stephen Odipo\Pictures\Maseno_University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Stephen Odipo\Pictures\Maseno_University_Official_LOGO.png"/>
                    <pic:cNvPicPr>
                      <a:picLocks noChangeAspect="1" noChangeArrowheads="1"/>
                    </pic:cNvPicPr>
                  </pic:nvPicPr>
                  <pic:blipFill>
                    <a:blip r:embed="rId9" cstate="print"/>
                    <a:stretch>
                      <a:fillRect/>
                    </a:stretch>
                  </pic:blipFill>
                  <pic:spPr bwMode="auto">
                    <a:xfrm>
                      <a:off x="0" y="0"/>
                      <a:ext cx="2229485" cy="1940560"/>
                    </a:xfrm>
                    <a:prstGeom prst="rect">
                      <a:avLst/>
                    </a:prstGeom>
                    <a:noFill/>
                    <a:ln w="9525">
                      <a:noFill/>
                      <a:miter lim="800000"/>
                      <a:headEnd/>
                      <a:tailEnd/>
                    </a:ln>
                  </pic:spPr>
                </pic:pic>
              </a:graphicData>
            </a:graphic>
          </wp:anchor>
        </w:drawing>
      </w:r>
    </w:p>
    <w:p w:rsidR="00D84A78" w:rsidRPr="00D05AF6" w:rsidRDefault="00D84A78" w:rsidP="005257F6">
      <w:pPr>
        <w:pStyle w:val="Title"/>
        <w:spacing w:line="360" w:lineRule="auto"/>
        <w:jc w:val="both"/>
        <w:rPr>
          <w:rFonts w:ascii="Times New Roman" w:hAnsi="Times New Roman" w:cs="Times New Roman"/>
          <w:sz w:val="36"/>
          <w:szCs w:val="36"/>
        </w:rPr>
      </w:pPr>
    </w:p>
    <w:p w:rsidR="004155E4" w:rsidRPr="00D05AF6" w:rsidRDefault="004155E4" w:rsidP="004155E4">
      <w:pPr>
        <w:rPr>
          <w:rFonts w:ascii="Times New Roman" w:hAnsi="Times New Roman" w:cs="Times New Roman"/>
        </w:rPr>
      </w:pPr>
    </w:p>
    <w:p w:rsidR="004155E4" w:rsidRPr="00D05AF6" w:rsidRDefault="004155E4" w:rsidP="004155E4">
      <w:pPr>
        <w:rPr>
          <w:rFonts w:ascii="Times New Roman" w:hAnsi="Times New Roman" w:cs="Times New Roman"/>
        </w:rPr>
      </w:pPr>
    </w:p>
    <w:p w:rsidR="004155E4" w:rsidRPr="00D05AF6" w:rsidRDefault="004155E4" w:rsidP="004155E4">
      <w:pPr>
        <w:rPr>
          <w:rFonts w:ascii="Times New Roman" w:hAnsi="Times New Roman" w:cs="Times New Roman"/>
        </w:rPr>
      </w:pPr>
    </w:p>
    <w:p w:rsidR="004155E4" w:rsidRPr="00D05AF6" w:rsidRDefault="004155E4" w:rsidP="004155E4">
      <w:pPr>
        <w:rPr>
          <w:ins w:id="0" w:author="lambor" w:date="2016-11-01T08:21:00Z"/>
          <w:rFonts w:ascii="Times New Roman" w:hAnsi="Times New Roman" w:cs="Times New Roman"/>
        </w:rPr>
      </w:pPr>
    </w:p>
    <w:p w:rsidR="00C03AFB" w:rsidRPr="00D05AF6" w:rsidRDefault="005928B3">
      <w:pPr>
        <w:jc w:val="both"/>
        <w:rPr>
          <w:ins w:id="1" w:author="lambor" w:date="2016-11-01T08:30:00Z"/>
          <w:rFonts w:ascii="Times New Roman" w:hAnsi="Times New Roman" w:cs="Times New Roman"/>
          <w:b/>
          <w:sz w:val="36"/>
          <w:szCs w:val="36"/>
        </w:rPr>
        <w:pPrChange w:id="2" w:author="lambor" w:date="2016-11-01T08:28:00Z">
          <w:pPr>
            <w:pStyle w:val="Title"/>
            <w:spacing w:line="360" w:lineRule="auto"/>
            <w:jc w:val="center"/>
          </w:pPr>
        </w:pPrChange>
      </w:pPr>
      <w:ins w:id="3" w:author="lambor" w:date="2016-11-01T08:30:00Z">
        <w:r w:rsidRPr="00D05AF6">
          <w:rPr>
            <w:rFonts w:ascii="Times New Roman" w:hAnsi="Times New Roman" w:cs="Times New Roman"/>
            <w:b/>
            <w:sz w:val="36"/>
            <w:szCs w:val="36"/>
          </w:rPr>
          <w:t xml:space="preserve">                                              </w:t>
        </w:r>
      </w:ins>
    </w:p>
    <w:p w:rsidR="00C03AFB" w:rsidRPr="00D05AF6" w:rsidRDefault="00946B29">
      <w:pPr>
        <w:pStyle w:val="Title"/>
        <w:spacing w:line="360" w:lineRule="auto"/>
        <w:jc w:val="center"/>
        <w:rPr>
          <w:del w:id="4" w:author="lambor" w:date="2016-11-01T08:28:00Z"/>
          <w:rFonts w:ascii="Times New Roman" w:hAnsi="Times New Roman" w:cs="Times New Roman"/>
          <w:sz w:val="36"/>
          <w:szCs w:val="36"/>
        </w:rPr>
        <w:pPrChange w:id="5" w:author="lambor" w:date="2016-11-01T08:28:00Z">
          <w:pPr>
            <w:pStyle w:val="Title"/>
            <w:spacing w:line="360" w:lineRule="auto"/>
          </w:pPr>
        </w:pPrChange>
      </w:pPr>
      <w:r w:rsidRPr="00D05AF6">
        <w:rPr>
          <w:rFonts w:ascii="Times New Roman" w:hAnsi="Times New Roman" w:cs="Times New Roman"/>
          <w:sz w:val="36"/>
          <w:szCs w:val="36"/>
          <w:rPrChange w:id="6" w:author="MARIE" w:date="2016-10-25T09:03:00Z">
            <w:rPr>
              <w:rFonts w:ascii="Algerian" w:hAnsi="Algerian" w:cs="Times New Roman"/>
              <w:b/>
              <w:sz w:val="48"/>
              <w:szCs w:val="48"/>
            </w:rPr>
          </w:rPrChange>
        </w:rPr>
        <w:t>MASENO</w:t>
      </w:r>
      <w:ins w:id="7" w:author="lambor" w:date="2016-11-01T08:21:00Z">
        <w:r w:rsidR="00D84A78" w:rsidRPr="00D05AF6">
          <w:rPr>
            <w:rFonts w:ascii="Times New Roman" w:hAnsi="Times New Roman" w:cs="Times New Roman"/>
            <w:sz w:val="36"/>
            <w:szCs w:val="36"/>
          </w:rPr>
          <w:t xml:space="preserve">   </w:t>
        </w:r>
      </w:ins>
      <w:r w:rsidRPr="00D05AF6">
        <w:rPr>
          <w:rFonts w:ascii="Times New Roman" w:hAnsi="Times New Roman" w:cs="Times New Roman"/>
          <w:sz w:val="36"/>
          <w:szCs w:val="36"/>
          <w:rPrChange w:id="8" w:author="MARIE" w:date="2016-10-25T09:03:00Z">
            <w:rPr>
              <w:rFonts w:ascii="Algerian" w:hAnsi="Algerian" w:cs="Times New Roman"/>
              <w:b/>
              <w:sz w:val="48"/>
              <w:szCs w:val="48"/>
            </w:rPr>
          </w:rPrChange>
        </w:rPr>
        <w:t>UNIVERSITY</w:t>
      </w:r>
    </w:p>
    <w:p w:rsidR="00C03AFB" w:rsidRPr="00D05AF6" w:rsidRDefault="00C03AFB">
      <w:pPr>
        <w:jc w:val="center"/>
        <w:rPr>
          <w:ins w:id="9" w:author="lambor" w:date="2016-11-01T08:28:00Z"/>
          <w:rFonts w:ascii="Times New Roman" w:hAnsi="Times New Roman" w:cs="Times New Roman"/>
          <w:sz w:val="36"/>
          <w:szCs w:val="36"/>
        </w:rPr>
        <w:pPrChange w:id="10" w:author="lambor" w:date="2016-11-01T08:28:00Z">
          <w:pPr>
            <w:pStyle w:val="Title"/>
            <w:spacing w:line="360" w:lineRule="auto"/>
            <w:jc w:val="center"/>
          </w:pPr>
        </w:pPrChange>
      </w:pPr>
    </w:p>
    <w:p w:rsidR="00C03AFB" w:rsidRPr="00D05AF6" w:rsidRDefault="00C03AFB">
      <w:pPr>
        <w:jc w:val="center"/>
        <w:rPr>
          <w:ins w:id="11" w:author="lambor" w:date="2016-11-01T08:28:00Z"/>
          <w:rFonts w:ascii="Times New Roman" w:hAnsi="Times New Roman" w:cs="Times New Roman"/>
          <w:sz w:val="36"/>
          <w:szCs w:val="36"/>
          <w:rPrChange w:id="12" w:author="lambor" w:date="2016-11-01T08:28:00Z">
            <w:rPr>
              <w:ins w:id="13" w:author="lambor" w:date="2016-11-01T08:28:00Z"/>
              <w:rFonts w:ascii="Algerian" w:hAnsi="Algerian" w:cs="Times New Roman"/>
              <w:b/>
              <w:sz w:val="48"/>
              <w:szCs w:val="48"/>
            </w:rPr>
          </w:rPrChange>
        </w:rPr>
        <w:pPrChange w:id="14" w:author="lambor" w:date="2016-11-01T08:28:00Z">
          <w:pPr>
            <w:pStyle w:val="Title"/>
            <w:spacing w:line="360" w:lineRule="auto"/>
            <w:jc w:val="center"/>
          </w:pPr>
        </w:pPrChange>
      </w:pPr>
    </w:p>
    <w:p w:rsidR="00C03AFB" w:rsidRPr="00D05AF6" w:rsidRDefault="00946B29">
      <w:pPr>
        <w:pStyle w:val="Title"/>
        <w:spacing w:line="360" w:lineRule="auto"/>
        <w:jc w:val="center"/>
        <w:rPr>
          <w:ins w:id="15" w:author="MARIE" w:date="2016-10-25T09:01:00Z"/>
          <w:del w:id="16" w:author="lambor" w:date="2016-11-01T08:31:00Z"/>
          <w:rFonts w:ascii="Times New Roman" w:hAnsi="Times New Roman" w:cs="Times New Roman"/>
          <w:b/>
          <w:sz w:val="36"/>
          <w:szCs w:val="36"/>
        </w:rPr>
        <w:pPrChange w:id="17" w:author="lambor" w:date="2016-11-01T08:28:00Z">
          <w:pPr>
            <w:pStyle w:val="Title"/>
            <w:spacing w:line="360" w:lineRule="auto"/>
          </w:pPr>
        </w:pPrChange>
      </w:pPr>
      <w:bookmarkStart w:id="18" w:name="_Toc443434013"/>
      <w:bookmarkEnd w:id="18"/>
      <w:del w:id="19" w:author="lambor" w:date="2016-11-01T08:28:00Z">
        <w:r w:rsidRPr="00D05AF6">
          <w:rPr>
            <w:rFonts w:ascii="Times New Roman" w:hAnsi="Times New Roman" w:cs="Times New Roman"/>
            <w:sz w:val="36"/>
            <w:szCs w:val="36"/>
            <w:rPrChange w:id="20" w:author="MARIE" w:date="2016-10-25T09:03:00Z">
              <w:rPr/>
            </w:rPrChange>
          </w:rPr>
          <w:br/>
        </w:r>
      </w:del>
      <w:bookmarkStart w:id="21" w:name="_Toc443434014"/>
      <w:bookmarkEnd w:id="21"/>
    </w:p>
    <w:p w:rsidR="00C03AFB" w:rsidRPr="00D05AF6" w:rsidRDefault="00946B29">
      <w:pPr>
        <w:pStyle w:val="Title"/>
        <w:spacing w:line="360" w:lineRule="auto"/>
        <w:jc w:val="center"/>
        <w:rPr>
          <w:rFonts w:ascii="Times New Roman" w:hAnsi="Times New Roman" w:cs="Times New Roman"/>
          <w:b/>
          <w:sz w:val="36"/>
          <w:szCs w:val="36"/>
          <w:rPrChange w:id="22" w:author="MARIE" w:date="2016-10-25T09:03:00Z">
            <w:rPr>
              <w:rFonts w:ascii="Times New Roman" w:hAnsi="Times New Roman" w:cs="Times New Roman"/>
              <w:b/>
              <w:sz w:val="40"/>
              <w:szCs w:val="40"/>
            </w:rPr>
          </w:rPrChange>
        </w:rPr>
        <w:pPrChange w:id="23" w:author="lambor" w:date="2016-11-01T08:31:00Z">
          <w:pPr>
            <w:pStyle w:val="Title"/>
            <w:spacing w:line="360" w:lineRule="auto"/>
          </w:pPr>
        </w:pPrChange>
      </w:pPr>
      <w:r w:rsidRPr="00D05AF6">
        <w:rPr>
          <w:rFonts w:ascii="Times New Roman" w:hAnsi="Times New Roman" w:cs="Times New Roman"/>
          <w:b/>
          <w:sz w:val="36"/>
          <w:szCs w:val="36"/>
          <w:rPrChange w:id="24" w:author="MARIE" w:date="2016-10-25T09:03:00Z">
            <w:rPr>
              <w:rFonts w:ascii="Times New Roman" w:hAnsi="Times New Roman" w:cs="Times New Roman"/>
              <w:b/>
              <w:sz w:val="40"/>
              <w:szCs w:val="40"/>
            </w:rPr>
          </w:rPrChange>
        </w:rPr>
        <w:t>SCHOOL OF COMPUTING AND INFORMATICS</w:t>
      </w:r>
    </w:p>
    <w:p w:rsidR="00BB0654" w:rsidRPr="00D05AF6" w:rsidRDefault="00BB0654" w:rsidP="007052C8">
      <w:pPr>
        <w:pStyle w:val="Title"/>
        <w:spacing w:line="360" w:lineRule="auto"/>
        <w:jc w:val="center"/>
        <w:rPr>
          <w:del w:id="25" w:author="lambor" w:date="2016-11-01T08:31:00Z"/>
          <w:rFonts w:ascii="Times New Roman" w:hAnsi="Times New Roman" w:cs="Times New Roman"/>
          <w:b/>
          <w:sz w:val="36"/>
          <w:szCs w:val="36"/>
          <w:rPrChange w:id="26" w:author="MARIE" w:date="2016-10-25T09:03:00Z">
            <w:rPr>
              <w:del w:id="27" w:author="lambor" w:date="2016-11-01T08:31:00Z"/>
              <w:rFonts w:ascii="Times New Roman" w:hAnsi="Times New Roman" w:cs="Times New Roman"/>
              <w:b/>
              <w:sz w:val="40"/>
              <w:szCs w:val="40"/>
            </w:rPr>
          </w:rPrChange>
        </w:rPr>
      </w:pPr>
    </w:p>
    <w:p w:rsidR="00BB0654" w:rsidRPr="00D05AF6" w:rsidRDefault="00946B29" w:rsidP="007052C8">
      <w:pPr>
        <w:pStyle w:val="Title"/>
        <w:spacing w:line="360" w:lineRule="auto"/>
        <w:jc w:val="center"/>
        <w:rPr>
          <w:rFonts w:ascii="Times New Roman" w:hAnsi="Times New Roman" w:cs="Times New Roman"/>
          <w:b/>
          <w:sz w:val="36"/>
          <w:szCs w:val="36"/>
          <w:rPrChange w:id="28" w:author="MARIE" w:date="2016-10-25T09:03:00Z">
            <w:rPr>
              <w:rFonts w:ascii="Times New Roman" w:hAnsi="Times New Roman" w:cs="Times New Roman"/>
              <w:b/>
              <w:sz w:val="40"/>
              <w:szCs w:val="40"/>
            </w:rPr>
          </w:rPrChange>
        </w:rPr>
      </w:pPr>
      <w:bookmarkStart w:id="29" w:name="_Toc443434015"/>
      <w:bookmarkEnd w:id="29"/>
      <w:r w:rsidRPr="00D05AF6">
        <w:rPr>
          <w:rFonts w:ascii="Times New Roman" w:hAnsi="Times New Roman" w:cs="Times New Roman"/>
          <w:b/>
          <w:sz w:val="36"/>
          <w:szCs w:val="36"/>
          <w:rPrChange w:id="30" w:author="MARIE" w:date="2016-10-25T09:03:00Z">
            <w:rPr>
              <w:rFonts w:ascii="Times New Roman" w:hAnsi="Times New Roman" w:cs="Times New Roman"/>
              <w:b/>
              <w:sz w:val="40"/>
              <w:szCs w:val="40"/>
            </w:rPr>
          </w:rPrChange>
        </w:rPr>
        <w:t>DEPARTMENT OF INFOR</w:t>
      </w:r>
      <w:r w:rsidR="000C3365">
        <w:rPr>
          <w:rFonts w:ascii="Times New Roman" w:hAnsi="Times New Roman" w:cs="Times New Roman"/>
          <w:b/>
          <w:sz w:val="36"/>
          <w:szCs w:val="36"/>
        </w:rPr>
        <w:t xml:space="preserve"> </w:t>
      </w:r>
      <w:r w:rsidRPr="00D05AF6">
        <w:rPr>
          <w:rFonts w:ascii="Times New Roman" w:hAnsi="Times New Roman" w:cs="Times New Roman"/>
          <w:b/>
          <w:sz w:val="36"/>
          <w:szCs w:val="36"/>
          <w:rPrChange w:id="31" w:author="MARIE" w:date="2016-10-25T09:03:00Z">
            <w:rPr>
              <w:rFonts w:ascii="Times New Roman" w:hAnsi="Times New Roman" w:cs="Times New Roman"/>
              <w:b/>
              <w:sz w:val="40"/>
              <w:szCs w:val="40"/>
            </w:rPr>
          </w:rPrChange>
        </w:rPr>
        <w:t>MATION TECHNOLOGY</w:t>
      </w:r>
    </w:p>
    <w:p w:rsidR="00FD4954" w:rsidRPr="00D05AF6" w:rsidDel="005928B3" w:rsidRDefault="00FD4954" w:rsidP="007052C8">
      <w:pPr>
        <w:pStyle w:val="Title"/>
        <w:spacing w:line="360" w:lineRule="auto"/>
        <w:jc w:val="center"/>
        <w:rPr>
          <w:del w:id="32" w:author="lambor" w:date="2016-11-01T08:31:00Z"/>
          <w:rFonts w:ascii="Times New Roman" w:hAnsi="Times New Roman" w:cs="Times New Roman"/>
          <w:b/>
          <w:sz w:val="36"/>
          <w:szCs w:val="36"/>
          <w:rPrChange w:id="33" w:author="MARIE" w:date="2016-10-25T09:03:00Z">
            <w:rPr>
              <w:del w:id="34" w:author="lambor" w:date="2016-11-01T08:31:00Z"/>
              <w:rFonts w:ascii="Times New Roman" w:hAnsi="Times New Roman" w:cs="Times New Roman"/>
              <w:b/>
              <w:sz w:val="40"/>
              <w:szCs w:val="40"/>
            </w:rPr>
          </w:rPrChange>
        </w:rPr>
      </w:pPr>
    </w:p>
    <w:p w:rsidR="003366A2" w:rsidRPr="00D05AF6" w:rsidRDefault="00946B29" w:rsidP="009572DA">
      <w:pPr>
        <w:pStyle w:val="Title"/>
        <w:spacing w:line="360" w:lineRule="auto"/>
        <w:jc w:val="center"/>
        <w:rPr>
          <w:ins w:id="35" w:author="MARIE" w:date="2016-10-25T09:00:00Z"/>
          <w:rFonts w:ascii="Times New Roman" w:hAnsi="Times New Roman" w:cs="Times New Roman"/>
          <w:b/>
          <w:sz w:val="32"/>
          <w:szCs w:val="32"/>
        </w:rPr>
      </w:pPr>
      <w:bookmarkStart w:id="36" w:name="_Toc443434016"/>
      <w:r w:rsidRPr="00D05AF6">
        <w:rPr>
          <w:rFonts w:ascii="Times New Roman" w:hAnsi="Times New Roman" w:cs="Times New Roman"/>
          <w:b/>
          <w:sz w:val="36"/>
          <w:szCs w:val="36"/>
          <w:rPrChange w:id="37" w:author="MARIE" w:date="2016-10-25T09:03:00Z">
            <w:rPr>
              <w:rFonts w:ascii="Times New Roman" w:hAnsi="Times New Roman" w:cs="Times New Roman"/>
              <w:b/>
              <w:sz w:val="40"/>
              <w:szCs w:val="40"/>
            </w:rPr>
          </w:rPrChange>
        </w:rPr>
        <w:t>PROJECT:</w:t>
      </w:r>
      <w:bookmarkEnd w:id="36"/>
      <w:r w:rsidRPr="00D05AF6">
        <w:rPr>
          <w:rFonts w:ascii="Times New Roman" w:hAnsi="Times New Roman" w:cs="Times New Roman"/>
          <w:b/>
          <w:sz w:val="36"/>
          <w:szCs w:val="36"/>
          <w:rPrChange w:id="38" w:author="MARIE" w:date="2016-10-25T09:03:00Z">
            <w:rPr>
              <w:rFonts w:ascii="Times New Roman" w:hAnsi="Times New Roman" w:cs="Times New Roman"/>
              <w:b/>
              <w:sz w:val="40"/>
              <w:szCs w:val="40"/>
            </w:rPr>
          </w:rPrChange>
        </w:rPr>
        <w:t xml:space="preserve"> </w:t>
      </w:r>
      <w:r w:rsidR="00191397" w:rsidRPr="00D05AF6">
        <w:rPr>
          <w:rFonts w:ascii="Times New Roman" w:hAnsi="Times New Roman" w:cs="Times New Roman"/>
          <w:b/>
          <w:sz w:val="36"/>
          <w:szCs w:val="36"/>
        </w:rPr>
        <w:t xml:space="preserve">WEB-BASED </w:t>
      </w:r>
      <w:r w:rsidR="000C3365" w:rsidRPr="00D05AF6">
        <w:rPr>
          <w:rFonts w:ascii="Times New Roman" w:hAnsi="Times New Roman" w:cs="Times New Roman"/>
          <w:b/>
          <w:sz w:val="36"/>
          <w:szCs w:val="36"/>
        </w:rPr>
        <w:t xml:space="preserve">SCIENCE </w:t>
      </w:r>
      <w:r w:rsidRPr="00D05AF6">
        <w:rPr>
          <w:rFonts w:ascii="Times New Roman" w:hAnsi="Times New Roman" w:cs="Times New Roman"/>
          <w:b/>
          <w:sz w:val="36"/>
          <w:szCs w:val="36"/>
          <w:rPrChange w:id="39" w:author="MARIE" w:date="2016-10-25T09:03:00Z">
            <w:rPr>
              <w:rFonts w:ascii="Times New Roman" w:hAnsi="Times New Roman" w:cs="Times New Roman"/>
              <w:b/>
              <w:sz w:val="40"/>
              <w:szCs w:val="40"/>
            </w:rPr>
          </w:rPrChange>
        </w:rPr>
        <w:t>LAB</w:t>
      </w:r>
      <w:r w:rsidR="00191397" w:rsidRPr="00D05AF6">
        <w:rPr>
          <w:rFonts w:ascii="Times New Roman" w:hAnsi="Times New Roman" w:cs="Times New Roman"/>
          <w:b/>
          <w:sz w:val="36"/>
          <w:szCs w:val="36"/>
        </w:rPr>
        <w:t>ORATORY</w:t>
      </w:r>
      <w:r w:rsidR="0044404F" w:rsidRPr="00D05AF6">
        <w:rPr>
          <w:rFonts w:ascii="Times New Roman" w:hAnsi="Times New Roman" w:cs="Times New Roman"/>
          <w:b/>
          <w:sz w:val="36"/>
          <w:szCs w:val="36"/>
        </w:rPr>
        <w:t xml:space="preserve"> </w:t>
      </w:r>
      <w:r w:rsidRPr="00D05AF6">
        <w:rPr>
          <w:rFonts w:ascii="Times New Roman" w:hAnsi="Times New Roman" w:cs="Times New Roman"/>
          <w:b/>
          <w:sz w:val="36"/>
          <w:szCs w:val="36"/>
          <w:rPrChange w:id="40" w:author="MARIE" w:date="2016-10-25T09:03:00Z">
            <w:rPr>
              <w:rFonts w:ascii="Times New Roman" w:hAnsi="Times New Roman" w:cs="Times New Roman"/>
              <w:b/>
              <w:sz w:val="40"/>
              <w:szCs w:val="40"/>
            </w:rPr>
          </w:rPrChange>
        </w:rPr>
        <w:t>SYSTEM</w:t>
      </w:r>
    </w:p>
    <w:p w:rsidR="00DD6DD2" w:rsidRPr="00D05AF6" w:rsidRDefault="00DD6DD2" w:rsidP="005257F6">
      <w:pPr>
        <w:spacing w:line="360" w:lineRule="auto"/>
        <w:jc w:val="both"/>
        <w:outlineLvl w:val="0"/>
        <w:rPr>
          <w:ins w:id="41" w:author="MARIE" w:date="2016-10-25T09:00:00Z"/>
          <w:rFonts w:ascii="Times New Roman" w:hAnsi="Times New Roman" w:cs="Times New Roman"/>
          <w:b/>
          <w:sz w:val="40"/>
          <w:szCs w:val="40"/>
        </w:rPr>
      </w:pPr>
    </w:p>
    <w:p w:rsidR="00DD6DD2" w:rsidRPr="00D05AF6" w:rsidRDefault="0038584E" w:rsidP="007052C8">
      <w:pPr>
        <w:jc w:val="center"/>
        <w:rPr>
          <w:rFonts w:ascii="Times New Roman" w:hAnsi="Times New Roman" w:cs="Times New Roman"/>
          <w:sz w:val="36"/>
          <w:szCs w:val="36"/>
        </w:rPr>
      </w:pPr>
      <w:moveToRangeStart w:id="42" w:author="MARIE" w:date="2016-10-25T09:00:00Z" w:name="move465149344"/>
      <w:moveTo w:id="43" w:author="MARIE" w:date="2016-10-25T09:00:00Z">
        <w:r w:rsidRPr="00D05AF6">
          <w:rPr>
            <w:rFonts w:ascii="Times New Roman" w:hAnsi="Times New Roman" w:cs="Times New Roman"/>
            <w:sz w:val="36"/>
            <w:szCs w:val="36"/>
          </w:rPr>
          <w:t>SUPERVISOR: MR. CHAMWAMA</w:t>
        </w:r>
      </w:moveTo>
    </w:p>
    <w:moveToRangeEnd w:id="42"/>
    <w:p w:rsidR="00DD6DD2" w:rsidRPr="00D05AF6" w:rsidRDefault="00DD6DD2" w:rsidP="005257F6">
      <w:pPr>
        <w:spacing w:line="360" w:lineRule="auto"/>
        <w:jc w:val="both"/>
        <w:outlineLvl w:val="0"/>
        <w:rPr>
          <w:rFonts w:ascii="Times New Roman" w:hAnsi="Times New Roman" w:cs="Times New Roman"/>
          <w:b/>
          <w:sz w:val="40"/>
          <w:szCs w:val="40"/>
        </w:rPr>
      </w:pPr>
    </w:p>
    <w:p w:rsidR="00FD4954" w:rsidRPr="00D05AF6" w:rsidRDefault="00946B29" w:rsidP="005257F6">
      <w:pPr>
        <w:spacing w:line="360" w:lineRule="auto"/>
        <w:jc w:val="both"/>
        <w:rPr>
          <w:rFonts w:ascii="Times New Roman" w:hAnsi="Times New Roman" w:cs="Times New Roman"/>
          <w:b/>
          <w:sz w:val="32"/>
          <w:szCs w:val="32"/>
        </w:rPr>
      </w:pPr>
      <w:r w:rsidRPr="00D05AF6">
        <w:rPr>
          <w:rFonts w:ascii="Times New Roman" w:hAnsi="Times New Roman" w:cs="Times New Roman"/>
          <w:b/>
          <w:sz w:val="32"/>
          <w:szCs w:val="32"/>
          <w:rPrChange w:id="44" w:author="MARIE" w:date="2016-10-25T09:03:00Z">
            <w:rPr>
              <w:rFonts w:ascii="Calibri Light" w:hAnsi="Calibri Light"/>
              <w:b/>
              <w:i/>
              <w:sz w:val="36"/>
              <w:szCs w:val="36"/>
            </w:rPr>
          </w:rPrChange>
        </w:rPr>
        <w:t>PROJECT PROPOSAL SUBMITTED TO THE SCHOOL OF COMPUTING AND INFORMATICS IN PARTIAL FULFILMENT OF THE REQUIREMENTS FOR AWARD OF THE DEGREE OF BACHELOR OF SCIENCE IN INFORMATION TECHNOLOGY</w:t>
      </w:r>
    </w:p>
    <w:p w:rsidR="009E0C98" w:rsidRPr="00D05AF6" w:rsidRDefault="009E0C98" w:rsidP="005257F6">
      <w:pPr>
        <w:spacing w:line="360" w:lineRule="auto"/>
        <w:jc w:val="both"/>
        <w:rPr>
          <w:rFonts w:ascii="Times New Roman" w:hAnsi="Times New Roman" w:cs="Times New Roman"/>
          <w:b/>
          <w:sz w:val="32"/>
          <w:szCs w:val="32"/>
        </w:rPr>
      </w:pPr>
    </w:p>
    <w:p w:rsidR="009E0C98" w:rsidRPr="00D05AF6" w:rsidRDefault="009E0C98" w:rsidP="009E0C98">
      <w:pPr>
        <w:spacing w:line="360" w:lineRule="auto"/>
        <w:jc w:val="center"/>
        <w:rPr>
          <w:rFonts w:ascii="Times New Roman" w:hAnsi="Times New Roman" w:cs="Times New Roman"/>
          <w:b/>
          <w:sz w:val="32"/>
          <w:szCs w:val="32"/>
        </w:rPr>
      </w:pPr>
      <w:r w:rsidRPr="00D05AF6">
        <w:rPr>
          <w:rFonts w:ascii="Times New Roman" w:hAnsi="Times New Roman" w:cs="Times New Roman"/>
          <w:b/>
          <w:sz w:val="32"/>
          <w:szCs w:val="32"/>
        </w:rPr>
        <w:t>JUNE, 2017</w:t>
      </w:r>
    </w:p>
    <w:p w:rsidR="009E0C98" w:rsidRPr="00D05AF6" w:rsidRDefault="009E0C98" w:rsidP="009E0C98">
      <w:pPr>
        <w:spacing w:line="360" w:lineRule="auto"/>
        <w:rPr>
          <w:rFonts w:ascii="Times New Roman" w:hAnsi="Times New Roman" w:cs="Times New Roman"/>
          <w:b/>
          <w:sz w:val="32"/>
          <w:szCs w:val="32"/>
          <w:rPrChange w:id="45" w:author="MARIE" w:date="2016-10-25T09:03:00Z">
            <w:rPr>
              <w:b/>
              <w:i/>
              <w:sz w:val="36"/>
              <w:szCs w:val="36"/>
            </w:rPr>
          </w:rPrChange>
        </w:rPr>
      </w:pPr>
    </w:p>
    <w:p w:rsidR="00C02564" w:rsidRPr="00D05AF6" w:rsidRDefault="00C02564" w:rsidP="005257F6">
      <w:pPr>
        <w:spacing w:line="360" w:lineRule="auto"/>
        <w:jc w:val="both"/>
        <w:rPr>
          <w:rFonts w:ascii="Times New Roman" w:hAnsi="Times New Roman" w:cs="Times New Roman"/>
          <w:b/>
          <w:sz w:val="36"/>
          <w:szCs w:val="36"/>
          <w:rPrChange w:id="46" w:author="MARIE" w:date="2016-10-25T09:03:00Z">
            <w:rPr>
              <w:b/>
              <w:i/>
              <w:sz w:val="36"/>
              <w:szCs w:val="36"/>
            </w:rPr>
          </w:rPrChange>
        </w:rPr>
      </w:pPr>
    </w:p>
    <w:p w:rsidR="00FD4954" w:rsidRPr="00D05AF6" w:rsidDel="00DD6DD2" w:rsidRDefault="00FD4954" w:rsidP="005257F6">
      <w:pPr>
        <w:spacing w:line="360" w:lineRule="auto"/>
        <w:jc w:val="both"/>
        <w:outlineLvl w:val="0"/>
        <w:rPr>
          <w:del w:id="47" w:author="MARIE" w:date="2016-10-25T09:00:00Z"/>
          <w:rFonts w:ascii="Times New Roman" w:hAnsi="Times New Roman" w:cs="Times New Roman"/>
          <w:b/>
          <w:sz w:val="36"/>
          <w:szCs w:val="36"/>
          <w:rPrChange w:id="48" w:author="MARIE" w:date="2016-10-25T09:03:00Z">
            <w:rPr>
              <w:del w:id="49" w:author="MARIE" w:date="2016-10-25T09:00:00Z"/>
              <w:b/>
            </w:rPr>
          </w:rPrChange>
        </w:rPr>
      </w:pPr>
    </w:p>
    <w:tbl>
      <w:tblPr>
        <w:tblW w:w="0" w:type="auto"/>
        <w:tblInd w:w="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3241"/>
        <w:gridCol w:w="5300"/>
      </w:tblGrid>
      <w:tr w:rsidR="00FD4954" w:rsidRPr="00D05AF6" w:rsidDel="00DD6DD2">
        <w:trPr>
          <w:cantSplit/>
          <w:del w:id="50" w:author="MARIE" w:date="2016-10-25T08:58:00Z"/>
        </w:trPr>
        <w:tc>
          <w:tcPr>
            <w:tcW w:w="324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51" w:author="MARIE" w:date="2016-10-25T08:58:00Z"/>
                <w:rFonts w:ascii="Times New Roman" w:hAnsi="Times New Roman" w:cs="Times New Roman"/>
                <w:b/>
                <w:i/>
                <w:sz w:val="36"/>
                <w:szCs w:val="36"/>
                <w:rPrChange w:id="52" w:author="MARIE" w:date="2016-10-25T09:03:00Z">
                  <w:rPr>
                    <w:del w:id="53" w:author="MARIE" w:date="2016-10-25T08:58:00Z"/>
                    <w:rFonts w:ascii="Times New Roman" w:hAnsi="Times New Roman" w:cs="Times New Roman"/>
                    <w:b/>
                    <w:i/>
                    <w:szCs w:val="30"/>
                  </w:rPr>
                </w:rPrChange>
              </w:rPr>
            </w:pPr>
            <w:del w:id="54" w:author="MARIE" w:date="2016-10-25T08:57:00Z">
              <w:r w:rsidRPr="00D05AF6">
                <w:rPr>
                  <w:rFonts w:ascii="Times New Roman" w:hAnsi="Times New Roman" w:cs="Times New Roman"/>
                  <w:b/>
                  <w:i/>
                  <w:sz w:val="36"/>
                  <w:szCs w:val="36"/>
                  <w:rPrChange w:id="55" w:author="MARIE" w:date="2016-10-25T09:03:00Z">
                    <w:rPr>
                      <w:rFonts w:ascii="Times New Roman" w:hAnsi="Times New Roman" w:cs="Times New Roman"/>
                      <w:b/>
                      <w:i/>
                      <w:sz w:val="56"/>
                      <w:szCs w:val="30"/>
                    </w:rPr>
                  </w:rPrChange>
                </w:rPr>
                <w:delText>REGISTRATION NUMBER</w:delText>
              </w:r>
            </w:del>
          </w:p>
        </w:tc>
        <w:tc>
          <w:tcPr>
            <w:tcW w:w="530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56" w:author="MARIE" w:date="2016-10-25T08:58:00Z"/>
                <w:rFonts w:ascii="Times New Roman" w:hAnsi="Times New Roman" w:cs="Times New Roman"/>
                <w:b/>
                <w:i/>
                <w:sz w:val="36"/>
                <w:szCs w:val="36"/>
                <w:rPrChange w:id="57" w:author="MARIE" w:date="2016-10-25T09:03:00Z">
                  <w:rPr>
                    <w:del w:id="58" w:author="MARIE" w:date="2016-10-25T08:58:00Z"/>
                    <w:rFonts w:ascii="Times New Roman" w:hAnsi="Times New Roman" w:cs="Times New Roman"/>
                    <w:b/>
                    <w:i/>
                    <w:szCs w:val="30"/>
                  </w:rPr>
                </w:rPrChange>
              </w:rPr>
            </w:pPr>
            <w:del w:id="59" w:author="MARIE" w:date="2016-10-25T08:57:00Z">
              <w:r w:rsidRPr="00D05AF6">
                <w:rPr>
                  <w:rFonts w:ascii="Times New Roman" w:hAnsi="Times New Roman" w:cs="Times New Roman"/>
                  <w:b/>
                  <w:i/>
                  <w:sz w:val="36"/>
                  <w:szCs w:val="36"/>
                  <w:rPrChange w:id="60" w:author="MARIE" w:date="2016-10-25T09:03:00Z">
                    <w:rPr>
                      <w:rFonts w:ascii="Times New Roman" w:hAnsi="Times New Roman" w:cs="Times New Roman"/>
                      <w:b/>
                      <w:i/>
                      <w:sz w:val="56"/>
                      <w:szCs w:val="30"/>
                    </w:rPr>
                  </w:rPrChange>
                </w:rPr>
                <w:delText>NAME</w:delText>
              </w:r>
            </w:del>
          </w:p>
        </w:tc>
      </w:tr>
      <w:tr w:rsidR="00FD4954" w:rsidRPr="00D05AF6" w:rsidDel="00DD6DD2">
        <w:trPr>
          <w:cantSplit/>
          <w:del w:id="61" w:author="MARIE" w:date="2016-10-25T08:58:00Z"/>
        </w:trPr>
        <w:tc>
          <w:tcPr>
            <w:tcW w:w="324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62" w:author="MARIE" w:date="2016-10-25T08:58:00Z"/>
                <w:rFonts w:ascii="Times New Roman" w:hAnsi="Times New Roman" w:cs="Times New Roman"/>
                <w:b/>
                <w:i/>
                <w:sz w:val="36"/>
                <w:szCs w:val="36"/>
                <w:rPrChange w:id="63" w:author="MARIE" w:date="2016-10-25T09:03:00Z">
                  <w:rPr>
                    <w:del w:id="64" w:author="MARIE" w:date="2016-10-25T08:58:00Z"/>
                    <w:rFonts w:ascii="Times New Roman" w:hAnsi="Times New Roman" w:cs="Times New Roman"/>
                    <w:b/>
                    <w:i/>
                    <w:szCs w:val="30"/>
                  </w:rPr>
                </w:rPrChange>
              </w:rPr>
            </w:pPr>
            <w:del w:id="65" w:author="MARIE" w:date="2016-10-25T08:57:00Z">
              <w:r w:rsidRPr="00D05AF6">
                <w:rPr>
                  <w:rFonts w:ascii="Times New Roman" w:hAnsi="Times New Roman" w:cs="Times New Roman"/>
                  <w:b/>
                  <w:i/>
                  <w:sz w:val="36"/>
                  <w:szCs w:val="36"/>
                  <w:rPrChange w:id="66" w:author="MARIE" w:date="2016-10-25T09:03:00Z">
                    <w:rPr>
                      <w:rFonts w:ascii="Times New Roman" w:hAnsi="Times New Roman" w:cs="Times New Roman"/>
                      <w:b/>
                      <w:i/>
                      <w:sz w:val="56"/>
                      <w:szCs w:val="30"/>
                    </w:rPr>
                  </w:rPrChange>
                </w:rPr>
                <w:delText>CI/00082/014</w:delText>
              </w:r>
            </w:del>
          </w:p>
        </w:tc>
        <w:tc>
          <w:tcPr>
            <w:tcW w:w="530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67" w:author="MARIE" w:date="2016-10-25T08:58:00Z"/>
                <w:rFonts w:ascii="Times New Roman" w:hAnsi="Times New Roman" w:cs="Times New Roman"/>
                <w:b/>
                <w:bCs/>
                <w:i/>
                <w:sz w:val="36"/>
                <w:szCs w:val="36"/>
                <w:rPrChange w:id="68" w:author="MARIE" w:date="2016-10-25T09:03:00Z">
                  <w:rPr>
                    <w:del w:id="69" w:author="MARIE" w:date="2016-10-25T08:58:00Z"/>
                    <w:rFonts w:ascii="Times New Roman" w:hAnsi="Times New Roman" w:cs="Times New Roman"/>
                    <w:b/>
                    <w:bCs/>
                    <w:i/>
                    <w:szCs w:val="30"/>
                  </w:rPr>
                </w:rPrChange>
              </w:rPr>
            </w:pPr>
            <w:del w:id="70" w:author="MARIE" w:date="2016-10-25T06:55:00Z">
              <w:r w:rsidRPr="00D05AF6">
                <w:rPr>
                  <w:rFonts w:ascii="Times New Roman" w:hAnsi="Times New Roman" w:cs="Times New Roman"/>
                  <w:b/>
                  <w:bCs/>
                  <w:i/>
                  <w:sz w:val="36"/>
                  <w:szCs w:val="36"/>
                  <w:rPrChange w:id="71" w:author="MARIE" w:date="2016-10-25T09:03:00Z">
                    <w:rPr>
                      <w:rFonts w:ascii="Times New Roman" w:hAnsi="Times New Roman" w:cs="Times New Roman"/>
                      <w:b/>
                      <w:bCs/>
                      <w:i/>
                      <w:sz w:val="56"/>
                      <w:szCs w:val="30"/>
                    </w:rPr>
                  </w:rPrChange>
                </w:rPr>
                <w:delText xml:space="preserve">KEVIN </w:delText>
              </w:r>
            </w:del>
            <w:del w:id="72" w:author="MARIE" w:date="2016-10-25T08:57:00Z">
              <w:r w:rsidRPr="00D05AF6">
                <w:rPr>
                  <w:rFonts w:ascii="Times New Roman" w:hAnsi="Times New Roman" w:cs="Times New Roman"/>
                  <w:b/>
                  <w:bCs/>
                  <w:i/>
                  <w:sz w:val="36"/>
                  <w:szCs w:val="36"/>
                  <w:rPrChange w:id="73" w:author="MARIE" w:date="2016-10-25T09:03:00Z">
                    <w:rPr>
                      <w:rFonts w:ascii="Times New Roman" w:hAnsi="Times New Roman" w:cs="Times New Roman"/>
                      <w:b/>
                      <w:bCs/>
                      <w:i/>
                      <w:sz w:val="56"/>
                      <w:szCs w:val="30"/>
                    </w:rPr>
                  </w:rPrChange>
                </w:rPr>
                <w:delText>KIMANI</w:delText>
              </w:r>
            </w:del>
          </w:p>
        </w:tc>
      </w:tr>
      <w:tr w:rsidR="00FD4954" w:rsidRPr="00D05AF6" w:rsidDel="00DD6DD2">
        <w:trPr>
          <w:cantSplit/>
          <w:del w:id="74" w:author="MARIE" w:date="2016-10-25T08:58:00Z"/>
        </w:trPr>
        <w:tc>
          <w:tcPr>
            <w:tcW w:w="324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75" w:author="MARIE" w:date="2016-10-25T08:58:00Z"/>
                <w:rFonts w:ascii="Times New Roman" w:hAnsi="Times New Roman" w:cs="Times New Roman"/>
                <w:b/>
                <w:i/>
                <w:sz w:val="36"/>
                <w:szCs w:val="36"/>
                <w:rPrChange w:id="76" w:author="MARIE" w:date="2016-10-25T09:03:00Z">
                  <w:rPr>
                    <w:del w:id="77" w:author="MARIE" w:date="2016-10-25T08:58:00Z"/>
                    <w:rFonts w:ascii="Times New Roman" w:hAnsi="Times New Roman" w:cs="Times New Roman"/>
                    <w:b/>
                    <w:i/>
                    <w:szCs w:val="30"/>
                  </w:rPr>
                </w:rPrChange>
              </w:rPr>
            </w:pPr>
            <w:del w:id="78" w:author="MARIE" w:date="2016-10-25T08:57:00Z">
              <w:r w:rsidRPr="00D05AF6">
                <w:rPr>
                  <w:rFonts w:ascii="Times New Roman" w:hAnsi="Times New Roman" w:cs="Times New Roman"/>
                  <w:b/>
                  <w:i/>
                  <w:sz w:val="36"/>
                  <w:szCs w:val="36"/>
                  <w:rPrChange w:id="79" w:author="MARIE" w:date="2016-10-25T09:03:00Z">
                    <w:rPr>
                      <w:rFonts w:ascii="Times New Roman" w:hAnsi="Times New Roman" w:cs="Times New Roman"/>
                      <w:b/>
                      <w:i/>
                      <w:sz w:val="56"/>
                      <w:szCs w:val="30"/>
                    </w:rPr>
                  </w:rPrChange>
                </w:rPr>
                <w:delText>CI/000</w:delText>
              </w:r>
            </w:del>
            <w:del w:id="80" w:author="MARIE" w:date="2016-10-25T08:55:00Z">
              <w:r w:rsidRPr="00D05AF6">
                <w:rPr>
                  <w:rFonts w:ascii="Times New Roman" w:hAnsi="Times New Roman" w:cs="Times New Roman"/>
                  <w:b/>
                  <w:i/>
                  <w:sz w:val="36"/>
                  <w:szCs w:val="36"/>
                  <w:rPrChange w:id="81" w:author="MARIE" w:date="2016-10-25T09:03:00Z">
                    <w:rPr>
                      <w:rFonts w:ascii="Times New Roman" w:hAnsi="Times New Roman" w:cs="Times New Roman"/>
                      <w:b/>
                      <w:i/>
                      <w:sz w:val="56"/>
                      <w:szCs w:val="30"/>
                    </w:rPr>
                  </w:rPrChange>
                </w:rPr>
                <w:delText>82</w:delText>
              </w:r>
            </w:del>
            <w:del w:id="82" w:author="MARIE" w:date="2016-10-25T08:57:00Z">
              <w:r w:rsidRPr="00D05AF6">
                <w:rPr>
                  <w:rFonts w:ascii="Times New Roman" w:hAnsi="Times New Roman" w:cs="Times New Roman"/>
                  <w:b/>
                  <w:i/>
                  <w:sz w:val="36"/>
                  <w:szCs w:val="36"/>
                  <w:rPrChange w:id="83" w:author="MARIE" w:date="2016-10-25T09:03:00Z">
                    <w:rPr>
                      <w:rFonts w:ascii="Times New Roman" w:hAnsi="Times New Roman" w:cs="Times New Roman"/>
                      <w:b/>
                      <w:i/>
                      <w:sz w:val="56"/>
                      <w:szCs w:val="30"/>
                    </w:rPr>
                  </w:rPrChange>
                </w:rPr>
                <w:delText>/014</w:delText>
              </w:r>
            </w:del>
          </w:p>
        </w:tc>
        <w:tc>
          <w:tcPr>
            <w:tcW w:w="530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84" w:author="MARIE" w:date="2016-10-25T08:58:00Z"/>
                <w:rFonts w:ascii="Times New Roman" w:hAnsi="Times New Roman" w:cs="Times New Roman"/>
                <w:b/>
                <w:bCs/>
                <w:i/>
                <w:sz w:val="36"/>
                <w:szCs w:val="36"/>
                <w:rPrChange w:id="85" w:author="MARIE" w:date="2016-10-25T09:03:00Z">
                  <w:rPr>
                    <w:del w:id="86" w:author="MARIE" w:date="2016-10-25T08:58:00Z"/>
                    <w:rFonts w:ascii="Times New Roman" w:hAnsi="Times New Roman" w:cs="Times New Roman"/>
                    <w:b/>
                    <w:bCs/>
                    <w:i/>
                    <w:szCs w:val="30"/>
                  </w:rPr>
                </w:rPrChange>
              </w:rPr>
            </w:pPr>
            <w:del w:id="87" w:author="MARIE" w:date="2016-10-25T06:54:00Z">
              <w:r w:rsidRPr="00D05AF6">
                <w:rPr>
                  <w:rFonts w:ascii="Times New Roman" w:hAnsi="Times New Roman" w:cs="Times New Roman"/>
                  <w:b/>
                  <w:bCs/>
                  <w:i/>
                  <w:sz w:val="36"/>
                  <w:szCs w:val="36"/>
                  <w:rPrChange w:id="88" w:author="MARIE" w:date="2016-10-25T09:03:00Z">
                    <w:rPr>
                      <w:rFonts w:ascii="Times New Roman" w:hAnsi="Times New Roman" w:cs="Times New Roman"/>
                      <w:b/>
                      <w:bCs/>
                      <w:i/>
                      <w:sz w:val="56"/>
                      <w:szCs w:val="30"/>
                    </w:rPr>
                  </w:rPrChange>
                </w:rPr>
                <w:delText xml:space="preserve">CHARLES </w:delText>
              </w:r>
            </w:del>
            <w:del w:id="89" w:author="MARIE" w:date="2016-10-25T08:57:00Z">
              <w:r w:rsidRPr="00D05AF6">
                <w:rPr>
                  <w:rFonts w:ascii="Times New Roman" w:hAnsi="Times New Roman" w:cs="Times New Roman"/>
                  <w:b/>
                  <w:bCs/>
                  <w:i/>
                  <w:sz w:val="36"/>
                  <w:szCs w:val="36"/>
                  <w:rPrChange w:id="90" w:author="MARIE" w:date="2016-10-25T09:03:00Z">
                    <w:rPr>
                      <w:rFonts w:ascii="Times New Roman" w:hAnsi="Times New Roman" w:cs="Times New Roman"/>
                      <w:b/>
                      <w:bCs/>
                      <w:i/>
                      <w:sz w:val="56"/>
                      <w:szCs w:val="30"/>
                    </w:rPr>
                  </w:rPrChange>
                </w:rPr>
                <w:delText>KILAMBO</w:delText>
              </w:r>
            </w:del>
          </w:p>
        </w:tc>
      </w:tr>
      <w:tr w:rsidR="00FD4954" w:rsidRPr="00D05AF6" w:rsidDel="00DD6DD2">
        <w:trPr>
          <w:cantSplit/>
          <w:del w:id="91" w:author="MARIE" w:date="2016-10-25T08:58:00Z"/>
        </w:trPr>
        <w:tc>
          <w:tcPr>
            <w:tcW w:w="324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92" w:author="MARIE" w:date="2016-10-25T08:58:00Z"/>
                <w:rFonts w:ascii="Times New Roman" w:hAnsi="Times New Roman" w:cs="Times New Roman"/>
                <w:b/>
                <w:i/>
                <w:sz w:val="36"/>
                <w:szCs w:val="36"/>
                <w:rPrChange w:id="93" w:author="MARIE" w:date="2016-10-25T09:03:00Z">
                  <w:rPr>
                    <w:del w:id="94" w:author="MARIE" w:date="2016-10-25T08:58:00Z"/>
                    <w:rFonts w:ascii="Times New Roman" w:hAnsi="Times New Roman" w:cs="Times New Roman"/>
                    <w:b/>
                    <w:i/>
                    <w:szCs w:val="30"/>
                  </w:rPr>
                </w:rPrChange>
              </w:rPr>
            </w:pPr>
            <w:del w:id="95" w:author="MARIE" w:date="2016-10-25T08:57:00Z">
              <w:r w:rsidRPr="00D05AF6">
                <w:rPr>
                  <w:rFonts w:ascii="Times New Roman" w:hAnsi="Times New Roman" w:cs="Times New Roman"/>
                  <w:b/>
                  <w:i/>
                  <w:sz w:val="36"/>
                  <w:szCs w:val="36"/>
                  <w:rPrChange w:id="96" w:author="MARIE" w:date="2016-10-25T09:03:00Z">
                    <w:rPr>
                      <w:rFonts w:ascii="Times New Roman" w:hAnsi="Times New Roman" w:cs="Times New Roman"/>
                      <w:b/>
                      <w:i/>
                      <w:sz w:val="56"/>
                      <w:szCs w:val="30"/>
                    </w:rPr>
                  </w:rPrChange>
                </w:rPr>
                <w:delText>CI/00081/014</w:delText>
              </w:r>
            </w:del>
          </w:p>
        </w:tc>
        <w:tc>
          <w:tcPr>
            <w:tcW w:w="530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FD4954" w:rsidRPr="00D05AF6" w:rsidDel="00DD6DD2" w:rsidRDefault="00946B29" w:rsidP="005257F6">
            <w:pPr>
              <w:spacing w:line="360" w:lineRule="auto"/>
              <w:jc w:val="both"/>
              <w:rPr>
                <w:del w:id="97" w:author="MARIE" w:date="2016-10-25T08:58:00Z"/>
                <w:rFonts w:ascii="Times New Roman" w:hAnsi="Times New Roman" w:cs="Times New Roman"/>
                <w:b/>
                <w:i/>
                <w:sz w:val="36"/>
                <w:szCs w:val="36"/>
                <w:rPrChange w:id="98" w:author="MARIE" w:date="2016-10-25T09:03:00Z">
                  <w:rPr>
                    <w:del w:id="99" w:author="MARIE" w:date="2016-10-25T08:58:00Z"/>
                    <w:rFonts w:ascii="Times New Roman" w:hAnsi="Times New Roman" w:cs="Times New Roman"/>
                    <w:b/>
                    <w:i/>
                    <w:szCs w:val="30"/>
                  </w:rPr>
                </w:rPrChange>
              </w:rPr>
            </w:pPr>
            <w:del w:id="100" w:author="MARIE" w:date="2016-10-25T08:57:00Z">
              <w:r w:rsidRPr="00D05AF6">
                <w:rPr>
                  <w:rFonts w:ascii="Times New Roman" w:hAnsi="Times New Roman" w:cs="Times New Roman"/>
                  <w:b/>
                  <w:i/>
                  <w:sz w:val="36"/>
                  <w:szCs w:val="36"/>
                  <w:rPrChange w:id="101" w:author="MARIE" w:date="2016-10-25T09:03:00Z">
                    <w:rPr>
                      <w:rFonts w:ascii="Times New Roman" w:hAnsi="Times New Roman" w:cs="Times New Roman"/>
                      <w:b/>
                      <w:i/>
                      <w:sz w:val="56"/>
                      <w:szCs w:val="30"/>
                    </w:rPr>
                  </w:rPrChange>
                </w:rPr>
                <w:delText xml:space="preserve">NJUGUNA MARY </w:delText>
              </w:r>
            </w:del>
            <w:del w:id="102" w:author="MARIE" w:date="2016-10-25T06:54:00Z">
              <w:r w:rsidRPr="00D05AF6">
                <w:rPr>
                  <w:rFonts w:ascii="Times New Roman" w:hAnsi="Times New Roman" w:cs="Times New Roman"/>
                  <w:b/>
                  <w:i/>
                  <w:sz w:val="36"/>
                  <w:szCs w:val="36"/>
                  <w:rPrChange w:id="103" w:author="MARIE" w:date="2016-10-25T09:03:00Z">
                    <w:rPr>
                      <w:rFonts w:ascii="Times New Roman" w:hAnsi="Times New Roman" w:cs="Times New Roman"/>
                      <w:b/>
                      <w:i/>
                      <w:sz w:val="56"/>
                      <w:szCs w:val="30"/>
                    </w:rPr>
                  </w:rPrChange>
                </w:rPr>
                <w:delText>WAMBUI</w:delText>
              </w:r>
            </w:del>
          </w:p>
        </w:tc>
      </w:tr>
    </w:tbl>
    <w:p w:rsidR="00FD4954" w:rsidRPr="00D05AF6" w:rsidDel="00DD6DD2" w:rsidRDefault="005928B3" w:rsidP="005257F6">
      <w:pPr>
        <w:spacing w:line="360" w:lineRule="auto"/>
        <w:jc w:val="both"/>
        <w:rPr>
          <w:del w:id="104" w:author="MARIE" w:date="2016-10-25T09:00:00Z"/>
          <w:rFonts w:ascii="Times New Roman" w:hAnsi="Times New Roman" w:cs="Times New Roman"/>
          <w:color w:val="FF0000"/>
          <w:sz w:val="36"/>
          <w:szCs w:val="36"/>
          <w:rPrChange w:id="105" w:author="MARIE" w:date="2016-10-25T09:03:00Z">
            <w:rPr>
              <w:del w:id="106" w:author="MARIE" w:date="2016-10-25T09:00:00Z"/>
            </w:rPr>
          </w:rPrChange>
        </w:rPr>
      </w:pPr>
      <w:ins w:id="107" w:author="lambor" w:date="2016-11-01T08:31:00Z">
        <w:r w:rsidRPr="00D05AF6">
          <w:rPr>
            <w:rFonts w:ascii="Times New Roman" w:hAnsi="Times New Roman" w:cs="Times New Roman"/>
            <w:sz w:val="36"/>
            <w:szCs w:val="36"/>
          </w:rPr>
          <w:t xml:space="preserve">                          </w:t>
        </w:r>
      </w:ins>
    </w:p>
    <w:p w:rsidR="00C03AFB" w:rsidRPr="00D05AF6" w:rsidRDefault="00946B29">
      <w:pPr>
        <w:tabs>
          <w:tab w:val="left" w:pos="6660"/>
        </w:tabs>
        <w:spacing w:line="360" w:lineRule="auto"/>
        <w:jc w:val="both"/>
        <w:rPr>
          <w:del w:id="108" w:author="lambor" w:date="2016-11-01T08:29:00Z"/>
          <w:rFonts w:ascii="Times New Roman" w:hAnsi="Times New Roman" w:cs="Times New Roman"/>
          <w:color w:val="FF0000"/>
          <w:sz w:val="36"/>
          <w:szCs w:val="36"/>
          <w:rPrChange w:id="109" w:author="MARIE" w:date="2016-10-25T09:03:00Z">
            <w:rPr>
              <w:del w:id="110" w:author="lambor" w:date="2016-11-01T08:29:00Z"/>
            </w:rPr>
          </w:rPrChange>
        </w:rPr>
        <w:pPrChange w:id="111" w:author="MARIE" w:date="2016-10-25T08:59:00Z">
          <w:pPr>
            <w:spacing w:line="360" w:lineRule="auto"/>
            <w:jc w:val="center"/>
          </w:pPr>
        </w:pPrChange>
      </w:pPr>
      <w:ins w:id="112" w:author="MARIE" w:date="2016-10-25T08:59:00Z">
        <w:del w:id="113" w:author="lambor" w:date="2016-11-01T08:29:00Z">
          <w:r w:rsidRPr="00D05AF6">
            <w:rPr>
              <w:rFonts w:ascii="Times New Roman" w:hAnsi="Times New Roman" w:cs="Times New Roman"/>
              <w:color w:val="FF0000"/>
              <w:sz w:val="36"/>
              <w:szCs w:val="36"/>
              <w:rPrChange w:id="114" w:author="MARIE" w:date="2016-10-25T09:03:00Z">
                <w:rPr/>
              </w:rPrChange>
            </w:rPr>
            <w:tab/>
          </w:r>
        </w:del>
      </w:ins>
    </w:p>
    <w:p w:rsidR="00C03AFB" w:rsidRPr="00D05AF6" w:rsidRDefault="00946B29">
      <w:pPr>
        <w:spacing w:line="360" w:lineRule="auto"/>
        <w:jc w:val="both"/>
        <w:rPr>
          <w:del w:id="115" w:author="lambor" w:date="2016-11-01T08:29:00Z"/>
          <w:rFonts w:ascii="Times New Roman" w:hAnsi="Times New Roman" w:cs="Times New Roman"/>
          <w:b/>
          <w:color w:val="FF0000"/>
          <w:sz w:val="36"/>
          <w:szCs w:val="36"/>
          <w:rPrChange w:id="116" w:author="MARIE" w:date="2016-10-25T09:03:00Z">
            <w:rPr>
              <w:del w:id="117" w:author="lambor" w:date="2016-11-01T08:29:00Z"/>
              <w:b/>
            </w:rPr>
          </w:rPrChange>
        </w:rPr>
        <w:pPrChange w:id="118" w:author="lambor" w:date="2016-11-01T08:29:00Z">
          <w:pPr>
            <w:spacing w:line="360" w:lineRule="auto"/>
            <w:jc w:val="center"/>
          </w:pPr>
        </w:pPrChange>
      </w:pPr>
      <w:moveFromRangeStart w:id="119" w:author="MARIE" w:date="2016-10-25T09:00:00Z" w:name="move465149344"/>
      <w:moveFrom w:id="120" w:author="MARIE" w:date="2016-10-25T09:00:00Z">
        <w:del w:id="121" w:author="lambor" w:date="2016-11-01T08:29:00Z">
          <w:r w:rsidRPr="00D05AF6">
            <w:rPr>
              <w:rFonts w:ascii="Times New Roman" w:hAnsi="Times New Roman" w:cs="Times New Roman"/>
              <w:b/>
              <w:color w:val="FF0000"/>
              <w:sz w:val="36"/>
              <w:szCs w:val="36"/>
              <w:rPrChange w:id="122" w:author="MARIE" w:date="2016-10-25T09:03:00Z">
                <w:rPr>
                  <w:b/>
                </w:rPr>
              </w:rPrChange>
            </w:rPr>
            <w:delText>SUPERVISOR: MR. CHAMWAMA</w:delText>
          </w:r>
        </w:del>
      </w:moveFrom>
    </w:p>
    <w:moveFromRangeEnd w:id="119"/>
    <w:p w:rsidR="00B45424" w:rsidRPr="00D05AF6" w:rsidRDefault="00946B29" w:rsidP="005257F6">
      <w:pPr>
        <w:tabs>
          <w:tab w:val="left" w:pos="6660"/>
        </w:tabs>
        <w:spacing w:line="360" w:lineRule="auto"/>
        <w:jc w:val="both"/>
        <w:rPr>
          <w:ins w:id="123" w:author="MARIE" w:date="2016-10-25T09:59:00Z"/>
          <w:rFonts w:ascii="Times New Roman" w:hAnsi="Times New Roman" w:cs="Times New Roman"/>
          <w:b/>
          <w:color w:val="FF0000"/>
          <w:sz w:val="36"/>
          <w:szCs w:val="36"/>
        </w:rPr>
        <w:sectPr w:rsidR="00B45424" w:rsidRPr="00D05AF6" w:rsidSect="00972A33">
          <w:footerReference w:type="default" r:id="rId10"/>
          <w:pgSz w:w="11906" w:h="16838"/>
          <w:pgMar w:top="1134" w:right="1134" w:bottom="1134" w:left="1134" w:header="0" w:footer="0" w:gutter="0"/>
          <w:cols w:space="720"/>
          <w:formProt w:val="0"/>
          <w:docGrid w:linePitch="240" w:charSpace="-6145"/>
        </w:sectPr>
      </w:pPr>
      <w:del w:id="128" w:author="MARIE" w:date="2016-10-25T10:05:00Z">
        <w:r w:rsidRPr="00D05AF6">
          <w:rPr>
            <w:rFonts w:ascii="Times New Roman" w:hAnsi="Times New Roman" w:cs="Times New Roman"/>
            <w:b/>
            <w:color w:val="FF0000"/>
            <w:sz w:val="36"/>
            <w:szCs w:val="36"/>
            <w:rPrChange w:id="129" w:author="MARIE" w:date="2016-10-25T09:03:00Z">
              <w:rPr>
                <w:b/>
              </w:rPr>
            </w:rPrChange>
          </w:rPr>
          <w:delText>6</w:delText>
        </w:r>
      </w:del>
    </w:p>
    <w:p w:rsidR="00FD4954" w:rsidRPr="00D05AF6" w:rsidDel="007A5D6D" w:rsidRDefault="00FD4954" w:rsidP="005257F6">
      <w:pPr>
        <w:spacing w:line="360" w:lineRule="auto"/>
        <w:jc w:val="both"/>
        <w:rPr>
          <w:del w:id="130" w:author="MARIE" w:date="2016-10-25T10:05:00Z"/>
          <w:rFonts w:ascii="Times New Roman" w:hAnsi="Times New Roman" w:cs="Times New Roman"/>
          <w:b/>
          <w:sz w:val="36"/>
          <w:szCs w:val="36"/>
          <w:rPrChange w:id="131" w:author="MARIE" w:date="2016-10-25T09:03:00Z">
            <w:rPr>
              <w:del w:id="132" w:author="MARIE" w:date="2016-10-25T10:05:00Z"/>
              <w:b/>
            </w:rPr>
          </w:rPrChange>
        </w:rPr>
      </w:pPr>
    </w:p>
    <w:p w:rsidR="00DD6DD2" w:rsidRPr="00D05AF6" w:rsidRDefault="00DD6DD2" w:rsidP="005257F6">
      <w:pPr>
        <w:spacing w:line="360" w:lineRule="auto"/>
        <w:jc w:val="both"/>
        <w:rPr>
          <w:ins w:id="133" w:author="MARIE" w:date="2016-10-25T08:59:00Z"/>
          <w:rFonts w:ascii="Times New Roman" w:hAnsi="Times New Roman" w:cs="Times New Roman"/>
          <w:b/>
          <w:sz w:val="36"/>
          <w:szCs w:val="36"/>
        </w:rPr>
      </w:pPr>
    </w:p>
    <w:p w:rsidR="00C03AFB" w:rsidRPr="00D05AF6" w:rsidRDefault="00446271">
      <w:pPr>
        <w:pStyle w:val="Heading1"/>
        <w:rPr>
          <w:rFonts w:ascii="Times New Roman" w:hAnsi="Times New Roman" w:cs="Times New Roman"/>
        </w:rPr>
        <w:pPrChange w:id="134" w:author="MARIE" w:date="2016-10-25T10:08:00Z">
          <w:pPr>
            <w:spacing w:line="360" w:lineRule="auto"/>
            <w:jc w:val="both"/>
          </w:pPr>
        </w:pPrChange>
      </w:pPr>
      <w:bookmarkStart w:id="135" w:name="_Toc485111801"/>
      <w:r w:rsidRPr="00D05AF6">
        <w:rPr>
          <w:rFonts w:ascii="Times New Roman" w:hAnsi="Times New Roman" w:cs="Times New Roman"/>
        </w:rPr>
        <w:t>DECLARATION</w:t>
      </w:r>
      <w:bookmarkEnd w:id="135"/>
      <w:ins w:id="136" w:author="MARIE" w:date="2016-10-25T10:08:00Z">
        <w:r w:rsidR="00DC2E89" w:rsidRPr="00D05AF6">
          <w:rPr>
            <w:rFonts w:ascii="Times New Roman" w:hAnsi="Times New Roman" w:cs="Times New Roman"/>
            <w:sz w:val="32"/>
            <w:szCs w:val="32"/>
          </w:rPr>
          <w:tab/>
        </w:r>
      </w:ins>
    </w:p>
    <w:p w:rsidR="00E70042" w:rsidRPr="00D05AF6" w:rsidRDefault="009572DA" w:rsidP="009572DA">
      <w:pPr>
        <w:widowControl/>
        <w:suppressAutoHyphens w:val="0"/>
        <w:autoSpaceDE w:val="0"/>
        <w:autoSpaceDN w:val="0"/>
        <w:adjustRightInd w:val="0"/>
        <w:spacing w:line="360" w:lineRule="auto"/>
        <w:jc w:val="both"/>
        <w:rPr>
          <w:ins w:id="137" w:author="MARIE" w:date="2016-10-25T09:11:00Z"/>
          <w:rFonts w:ascii="Times New Roman" w:hAnsi="Times New Roman" w:cs="Times New Roman"/>
          <w:color w:val="auto"/>
          <w:lang w:bidi="ar-SA"/>
        </w:rPr>
      </w:pPr>
      <w:r w:rsidRPr="00D05AF6">
        <w:rPr>
          <w:rFonts w:ascii="Times New Roman" w:hAnsi="Times New Roman" w:cs="Times New Roman"/>
          <w:color w:val="auto"/>
          <w:lang w:bidi="ar-SA"/>
        </w:rPr>
        <w:t>We hereby testify that everything in this documentation is our original work and has not been presented in this institution or anywhere else. We know that our project shall not be accepted with undeclared sources and that plagiarism is not allowed</w:t>
      </w:r>
      <w:r w:rsidR="001C514E" w:rsidRPr="00D05AF6">
        <w:rPr>
          <w:rFonts w:ascii="Times New Roman" w:hAnsi="Times New Roman" w:cs="Times New Roman"/>
          <w:color w:val="auto"/>
          <w:lang w:bidi="ar-SA"/>
        </w:rPr>
        <w:t>.</w:t>
      </w:r>
      <w:r w:rsidR="001C514E" w:rsidRPr="00D05AF6">
        <w:rPr>
          <w:rFonts w:ascii="Times New Roman" w:hAnsi="Times New Roman" w:cs="Times New Roman"/>
        </w:rPr>
        <w:t>..</w:t>
      </w:r>
    </w:p>
    <w:p w:rsidR="00E70042" w:rsidRPr="00D05AF6" w:rsidRDefault="00E70042" w:rsidP="005257F6">
      <w:pPr>
        <w:spacing w:line="360" w:lineRule="auto"/>
        <w:jc w:val="both"/>
        <w:rPr>
          <w:ins w:id="138" w:author="MARIE" w:date="2016-10-25T09:12:00Z"/>
          <w:rFonts w:ascii="Times New Roman" w:hAnsi="Times New Roman" w:cs="Times New Roman"/>
        </w:rPr>
      </w:pPr>
    </w:p>
    <w:p w:rsidR="00E70042" w:rsidRPr="00D05AF6" w:rsidRDefault="00E70042" w:rsidP="005257F6">
      <w:pPr>
        <w:spacing w:line="360" w:lineRule="auto"/>
        <w:jc w:val="both"/>
        <w:rPr>
          <w:ins w:id="139" w:author="MARIE" w:date="2016-10-25T09:12:00Z"/>
          <w:rFonts w:ascii="Times New Roman" w:hAnsi="Times New Roman" w:cs="Times New Roman"/>
        </w:rPr>
      </w:pPr>
      <w:ins w:id="140" w:author="MARIE" w:date="2016-10-25T09:12:00Z">
        <w:r w:rsidRPr="00D05AF6">
          <w:rPr>
            <w:rFonts w:ascii="Times New Roman" w:hAnsi="Times New Roman" w:cs="Times New Roman"/>
          </w:rPr>
          <w:t>KILAMBO CHARLES</w:t>
        </w:r>
      </w:ins>
    </w:p>
    <w:p w:rsidR="00E70042" w:rsidRPr="00D05AF6" w:rsidRDefault="00E70042" w:rsidP="005257F6">
      <w:pPr>
        <w:spacing w:line="360" w:lineRule="auto"/>
        <w:jc w:val="both"/>
        <w:rPr>
          <w:ins w:id="141" w:author="MARIE" w:date="2016-10-25T09:12:00Z"/>
          <w:rFonts w:ascii="Times New Roman" w:hAnsi="Times New Roman" w:cs="Times New Roman"/>
        </w:rPr>
      </w:pPr>
      <w:ins w:id="142" w:author="MARIE" w:date="2016-10-25T09:12:00Z">
        <w:r w:rsidRPr="00D05AF6">
          <w:rPr>
            <w:rFonts w:ascii="Times New Roman" w:hAnsi="Times New Roman" w:cs="Times New Roman"/>
          </w:rPr>
          <w:t>CI/00064/014</w:t>
        </w:r>
      </w:ins>
    </w:p>
    <w:p w:rsidR="00E70042" w:rsidRPr="00D05AF6" w:rsidRDefault="00E70042" w:rsidP="005257F6">
      <w:pPr>
        <w:spacing w:line="360" w:lineRule="auto"/>
        <w:jc w:val="both"/>
        <w:rPr>
          <w:ins w:id="143" w:author="MARIE" w:date="2016-10-25T09:12:00Z"/>
          <w:rFonts w:ascii="Times New Roman" w:hAnsi="Times New Roman" w:cs="Times New Roman"/>
        </w:rPr>
      </w:pPr>
      <w:ins w:id="144" w:author="MARIE" w:date="2016-10-25T09:12:00Z">
        <w:r w:rsidRPr="00D05AF6">
          <w:rPr>
            <w:rFonts w:ascii="Times New Roman" w:hAnsi="Times New Roman" w:cs="Times New Roman"/>
          </w:rPr>
          <w:t>SIGN……………………………….</w:t>
        </w:r>
        <w:r w:rsidRPr="00D05AF6">
          <w:rPr>
            <w:rFonts w:ascii="Times New Roman" w:hAnsi="Times New Roman" w:cs="Times New Roman"/>
          </w:rPr>
          <w:tab/>
        </w:r>
        <w:r w:rsidRPr="00D05AF6">
          <w:rPr>
            <w:rFonts w:ascii="Times New Roman" w:hAnsi="Times New Roman" w:cs="Times New Roman"/>
          </w:rPr>
          <w:tab/>
        </w:r>
        <w:r w:rsidRPr="00D05AF6">
          <w:rPr>
            <w:rFonts w:ascii="Times New Roman" w:hAnsi="Times New Roman" w:cs="Times New Roman"/>
          </w:rPr>
          <w:tab/>
          <w:t>DATE…………………………………..</w:t>
        </w:r>
      </w:ins>
    </w:p>
    <w:p w:rsidR="00E70042" w:rsidRPr="00D05AF6" w:rsidRDefault="00E70042" w:rsidP="005257F6">
      <w:pPr>
        <w:spacing w:line="360" w:lineRule="auto"/>
        <w:jc w:val="both"/>
        <w:rPr>
          <w:ins w:id="145" w:author="MARIE" w:date="2016-10-25T09:12:00Z"/>
          <w:rFonts w:ascii="Times New Roman" w:hAnsi="Times New Roman" w:cs="Times New Roman"/>
        </w:rPr>
      </w:pPr>
    </w:p>
    <w:p w:rsidR="00E70042" w:rsidRPr="00D05AF6" w:rsidRDefault="00E70042" w:rsidP="005257F6">
      <w:pPr>
        <w:spacing w:line="360" w:lineRule="auto"/>
        <w:jc w:val="both"/>
        <w:rPr>
          <w:rFonts w:ascii="Times New Roman" w:hAnsi="Times New Roman" w:cs="Times New Roman"/>
        </w:rPr>
      </w:pPr>
    </w:p>
    <w:p w:rsidR="001B06D0" w:rsidRPr="00D05AF6" w:rsidRDefault="001B06D0" w:rsidP="001B06D0">
      <w:pPr>
        <w:spacing w:line="360" w:lineRule="auto"/>
        <w:jc w:val="both"/>
        <w:rPr>
          <w:ins w:id="146" w:author="MARIE" w:date="2016-10-25T09:13:00Z"/>
          <w:rFonts w:ascii="Times New Roman" w:hAnsi="Times New Roman" w:cs="Times New Roman"/>
        </w:rPr>
      </w:pPr>
      <w:ins w:id="147" w:author="MARIE" w:date="2016-10-25T09:13:00Z">
        <w:r w:rsidRPr="00D05AF6">
          <w:rPr>
            <w:rFonts w:ascii="Times New Roman" w:hAnsi="Times New Roman" w:cs="Times New Roman"/>
          </w:rPr>
          <w:t>NJUGUNA MARY</w:t>
        </w:r>
      </w:ins>
    </w:p>
    <w:p w:rsidR="001B06D0" w:rsidRPr="00D05AF6" w:rsidRDefault="001B06D0" w:rsidP="001B06D0">
      <w:pPr>
        <w:spacing w:line="360" w:lineRule="auto"/>
        <w:jc w:val="both"/>
        <w:rPr>
          <w:ins w:id="148" w:author="MARIE" w:date="2016-10-25T09:14:00Z"/>
          <w:rFonts w:ascii="Times New Roman" w:hAnsi="Times New Roman" w:cs="Times New Roman"/>
        </w:rPr>
      </w:pPr>
      <w:ins w:id="149" w:author="MARIE" w:date="2016-10-25T09:14:00Z">
        <w:r w:rsidRPr="00D05AF6">
          <w:rPr>
            <w:rFonts w:ascii="Times New Roman" w:hAnsi="Times New Roman" w:cs="Times New Roman"/>
          </w:rPr>
          <w:t>CI/00081/014</w:t>
        </w:r>
      </w:ins>
    </w:p>
    <w:p w:rsidR="001B06D0" w:rsidRPr="00D05AF6" w:rsidDel="00627B2C" w:rsidRDefault="001B06D0" w:rsidP="001B06D0">
      <w:pPr>
        <w:spacing w:line="360" w:lineRule="auto"/>
        <w:jc w:val="both"/>
        <w:rPr>
          <w:del w:id="150" w:author="MARIE" w:date="2016-10-25T09:09:00Z"/>
          <w:rFonts w:ascii="Times New Roman" w:hAnsi="Times New Roman" w:cs="Times New Roman"/>
        </w:rPr>
      </w:pPr>
      <w:ins w:id="151" w:author="MARIE" w:date="2016-10-25T09:14:00Z">
        <w:r w:rsidRPr="00D05AF6">
          <w:rPr>
            <w:rFonts w:ascii="Times New Roman" w:hAnsi="Times New Roman" w:cs="Times New Roman"/>
          </w:rPr>
          <w:t>SIGN………………………………</w:t>
        </w:r>
        <w:r w:rsidRPr="00D05AF6">
          <w:rPr>
            <w:rFonts w:ascii="Times New Roman" w:hAnsi="Times New Roman" w:cs="Times New Roman"/>
          </w:rPr>
          <w:tab/>
        </w:r>
        <w:r w:rsidRPr="00D05AF6">
          <w:rPr>
            <w:rFonts w:ascii="Times New Roman" w:hAnsi="Times New Roman" w:cs="Times New Roman"/>
          </w:rPr>
          <w:tab/>
        </w:r>
        <w:r w:rsidRPr="00D05AF6">
          <w:rPr>
            <w:rFonts w:ascii="Times New Roman" w:hAnsi="Times New Roman" w:cs="Times New Roman"/>
          </w:rPr>
          <w:tab/>
          <w:t>DATE……………………………………</w:t>
        </w:r>
      </w:ins>
      <w:del w:id="152" w:author="MARIE" w:date="2016-10-25T09:09:00Z">
        <w:r w:rsidRPr="00D05AF6" w:rsidDel="00627B2C">
          <w:rPr>
            <w:rFonts w:ascii="Times New Roman" w:hAnsi="Times New Roman" w:cs="Times New Roman"/>
          </w:rPr>
          <w:delText xml:space="preserve">This proposal is our original work and has not been submitted for a Bachelor’s degree in any other University. No part of this proposal shall be produced without the prior permission of the author and/or </w:delText>
        </w:r>
        <w:r w:rsidRPr="00D05AF6" w:rsidDel="00627B2C">
          <w:rPr>
            <w:rFonts w:ascii="Times New Roman" w:hAnsi="Times New Roman" w:cs="Times New Roman"/>
            <w:lang w:val="fr-FR"/>
          </w:rPr>
          <w:delText xml:space="preserve">Maseno </w:delText>
        </w:r>
        <w:r w:rsidRPr="00D05AF6" w:rsidDel="00627B2C">
          <w:rPr>
            <w:rFonts w:ascii="Times New Roman" w:hAnsi="Times New Roman" w:cs="Times New Roman"/>
          </w:rPr>
          <w:delText>University. We know that our project shall not be accepted with undeclared sources and that plagiarism is not allowed.</w:delText>
        </w:r>
      </w:del>
    </w:p>
    <w:p w:rsidR="001B06D0" w:rsidRPr="00D05AF6" w:rsidRDefault="001B06D0" w:rsidP="001B06D0">
      <w:pPr>
        <w:spacing w:line="360" w:lineRule="auto"/>
        <w:jc w:val="both"/>
        <w:rPr>
          <w:rFonts w:ascii="Times New Roman" w:hAnsi="Times New Roman" w:cs="Times New Roman"/>
          <w:sz w:val="28"/>
          <w:szCs w:val="28"/>
        </w:rPr>
      </w:pPr>
    </w:p>
    <w:p w:rsidR="001B06D0" w:rsidRPr="00D05AF6" w:rsidRDefault="001B06D0" w:rsidP="005257F6">
      <w:pPr>
        <w:spacing w:line="360" w:lineRule="auto"/>
        <w:jc w:val="both"/>
        <w:rPr>
          <w:rFonts w:ascii="Times New Roman" w:hAnsi="Times New Roman" w:cs="Times New Roman"/>
        </w:rPr>
      </w:pPr>
    </w:p>
    <w:p w:rsidR="001B06D0" w:rsidRPr="00D05AF6" w:rsidRDefault="001B06D0" w:rsidP="005257F6">
      <w:pPr>
        <w:spacing w:line="360" w:lineRule="auto"/>
        <w:jc w:val="both"/>
        <w:rPr>
          <w:ins w:id="153" w:author="MARIE" w:date="2016-10-25T09:12:00Z"/>
          <w:rFonts w:ascii="Times New Roman" w:hAnsi="Times New Roman" w:cs="Times New Roman"/>
        </w:rPr>
      </w:pPr>
    </w:p>
    <w:p w:rsidR="00E70042" w:rsidRPr="00D05AF6" w:rsidRDefault="00E70042" w:rsidP="005257F6">
      <w:pPr>
        <w:spacing w:line="360" w:lineRule="auto"/>
        <w:jc w:val="both"/>
        <w:rPr>
          <w:ins w:id="154" w:author="MARIE" w:date="2016-10-25T09:12:00Z"/>
          <w:rFonts w:ascii="Times New Roman" w:hAnsi="Times New Roman" w:cs="Times New Roman"/>
        </w:rPr>
      </w:pPr>
      <w:ins w:id="155" w:author="MARIE" w:date="2016-10-25T09:12:00Z">
        <w:r w:rsidRPr="00D05AF6">
          <w:rPr>
            <w:rFonts w:ascii="Times New Roman" w:hAnsi="Times New Roman" w:cs="Times New Roman"/>
          </w:rPr>
          <w:t>KIMANI KEVIN</w:t>
        </w:r>
      </w:ins>
    </w:p>
    <w:p w:rsidR="00E70042" w:rsidRPr="00D05AF6" w:rsidRDefault="00E70042" w:rsidP="005257F6">
      <w:pPr>
        <w:spacing w:line="360" w:lineRule="auto"/>
        <w:jc w:val="both"/>
        <w:rPr>
          <w:ins w:id="156" w:author="MARIE" w:date="2016-10-25T09:13:00Z"/>
          <w:rFonts w:ascii="Times New Roman" w:hAnsi="Times New Roman" w:cs="Times New Roman"/>
        </w:rPr>
      </w:pPr>
      <w:ins w:id="157" w:author="MARIE" w:date="2016-10-25T09:13:00Z">
        <w:r w:rsidRPr="00D05AF6">
          <w:rPr>
            <w:rFonts w:ascii="Times New Roman" w:hAnsi="Times New Roman" w:cs="Times New Roman"/>
          </w:rPr>
          <w:t>CI/00082/014</w:t>
        </w:r>
      </w:ins>
    </w:p>
    <w:p w:rsidR="00E70042" w:rsidRPr="00D05AF6" w:rsidRDefault="00E70042" w:rsidP="005257F6">
      <w:pPr>
        <w:spacing w:line="360" w:lineRule="auto"/>
        <w:jc w:val="both"/>
        <w:rPr>
          <w:ins w:id="158" w:author="MARIE" w:date="2016-10-25T09:13:00Z"/>
          <w:rFonts w:ascii="Times New Roman" w:hAnsi="Times New Roman" w:cs="Times New Roman"/>
        </w:rPr>
      </w:pPr>
      <w:ins w:id="159" w:author="MARIE" w:date="2016-10-25T09:13:00Z">
        <w:r w:rsidRPr="00D05AF6">
          <w:rPr>
            <w:rFonts w:ascii="Times New Roman" w:hAnsi="Times New Roman" w:cs="Times New Roman"/>
          </w:rPr>
          <w:t>SIGN……………………………...</w:t>
        </w:r>
        <w:r w:rsidRPr="00D05AF6">
          <w:rPr>
            <w:rFonts w:ascii="Times New Roman" w:hAnsi="Times New Roman" w:cs="Times New Roman"/>
          </w:rPr>
          <w:tab/>
        </w:r>
        <w:r w:rsidRPr="00D05AF6">
          <w:rPr>
            <w:rFonts w:ascii="Times New Roman" w:hAnsi="Times New Roman" w:cs="Times New Roman"/>
          </w:rPr>
          <w:tab/>
        </w:r>
        <w:r w:rsidRPr="00D05AF6">
          <w:rPr>
            <w:rFonts w:ascii="Times New Roman" w:hAnsi="Times New Roman" w:cs="Times New Roman"/>
          </w:rPr>
          <w:tab/>
          <w:t>DATE………………………………….</w:t>
        </w:r>
      </w:ins>
    </w:p>
    <w:p w:rsidR="00E70042" w:rsidRPr="00D05AF6" w:rsidRDefault="00E70042" w:rsidP="005257F6">
      <w:pPr>
        <w:spacing w:line="360" w:lineRule="auto"/>
        <w:jc w:val="both"/>
        <w:rPr>
          <w:ins w:id="160" w:author="MARIE" w:date="2016-10-25T09:13:00Z"/>
          <w:rFonts w:ascii="Times New Roman" w:hAnsi="Times New Roman" w:cs="Times New Roman"/>
        </w:rPr>
      </w:pPr>
    </w:p>
    <w:p w:rsidR="00FD4954" w:rsidRPr="00D05AF6" w:rsidRDefault="00FD4954" w:rsidP="005257F6">
      <w:pPr>
        <w:spacing w:line="360" w:lineRule="auto"/>
        <w:jc w:val="both"/>
        <w:rPr>
          <w:rFonts w:ascii="Times New Roman" w:hAnsi="Times New Roman" w:cs="Times New Roman"/>
          <w:sz w:val="28"/>
          <w:szCs w:val="28"/>
        </w:rPr>
      </w:pPr>
    </w:p>
    <w:tbl>
      <w:tblPr>
        <w:tblW w:w="0" w:type="auto"/>
        <w:tblInd w:w="-3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3" w:type="dxa"/>
        </w:tblCellMar>
        <w:tblLook w:val="04A0" w:firstRow="1" w:lastRow="0" w:firstColumn="1" w:lastColumn="0" w:noHBand="0" w:noVBand="1"/>
      </w:tblPr>
      <w:tblGrid>
        <w:gridCol w:w="3284"/>
        <w:gridCol w:w="3284"/>
        <w:gridCol w:w="3285"/>
      </w:tblGrid>
      <w:tr w:rsidR="00FD4954" w:rsidRPr="00D05AF6" w:rsidDel="00627B2C">
        <w:trPr>
          <w:cantSplit/>
          <w:del w:id="161" w:author="MARIE" w:date="2016-10-25T09:08:00Z"/>
        </w:trPr>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contextualSpacing/>
              <w:jc w:val="both"/>
              <w:rPr>
                <w:del w:id="162" w:author="MARIE" w:date="2016-10-25T09:08:00Z"/>
                <w:rFonts w:ascii="Times New Roman" w:hAnsi="Times New Roman" w:cs="Times New Roman"/>
                <w:b/>
                <w:i/>
                <w:u w:val="single"/>
              </w:rPr>
            </w:pPr>
            <w:del w:id="163" w:author="MARIE" w:date="2016-10-25T09:08:00Z">
              <w:r w:rsidRPr="00D05AF6" w:rsidDel="00627B2C">
                <w:rPr>
                  <w:rFonts w:ascii="Times New Roman" w:hAnsi="Times New Roman" w:cs="Times New Roman"/>
                  <w:b/>
                  <w:i/>
                  <w:u w:val="single"/>
                </w:rPr>
                <w:delText>ADM NO.</w:delText>
              </w:r>
            </w:del>
          </w:p>
        </w:tc>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contextualSpacing/>
              <w:jc w:val="both"/>
              <w:rPr>
                <w:del w:id="164" w:author="MARIE" w:date="2016-10-25T09:08:00Z"/>
                <w:rFonts w:ascii="Times New Roman" w:hAnsi="Times New Roman" w:cs="Times New Roman"/>
                <w:b/>
                <w:i/>
                <w:u w:val="single"/>
              </w:rPr>
            </w:pPr>
            <w:del w:id="165" w:author="MARIE" w:date="2016-10-25T09:08:00Z">
              <w:r w:rsidRPr="00D05AF6" w:rsidDel="00627B2C">
                <w:rPr>
                  <w:rFonts w:ascii="Times New Roman" w:hAnsi="Times New Roman" w:cs="Times New Roman"/>
                  <w:b/>
                  <w:i/>
                  <w:u w:val="single"/>
                </w:rPr>
                <w:delText>NAME</w:delText>
              </w:r>
            </w:del>
          </w:p>
        </w:tc>
        <w:tc>
          <w:tcPr>
            <w:tcW w:w="3285"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contextualSpacing/>
              <w:jc w:val="both"/>
              <w:rPr>
                <w:del w:id="166" w:author="MARIE" w:date="2016-10-25T09:08:00Z"/>
                <w:rFonts w:ascii="Times New Roman" w:hAnsi="Times New Roman" w:cs="Times New Roman"/>
                <w:b/>
                <w:i/>
                <w:u w:val="single"/>
              </w:rPr>
            </w:pPr>
            <w:del w:id="167" w:author="MARIE" w:date="2016-10-25T09:08:00Z">
              <w:r w:rsidRPr="00D05AF6" w:rsidDel="00627B2C">
                <w:rPr>
                  <w:rFonts w:ascii="Times New Roman" w:hAnsi="Times New Roman" w:cs="Times New Roman"/>
                  <w:b/>
                  <w:i/>
                  <w:u w:val="single"/>
                </w:rPr>
                <w:delText>SIGN</w:delText>
              </w:r>
            </w:del>
          </w:p>
        </w:tc>
      </w:tr>
      <w:tr w:rsidR="00FD4954" w:rsidRPr="00D05AF6" w:rsidDel="00627B2C">
        <w:trPr>
          <w:cantSplit/>
          <w:trHeight w:val="557"/>
          <w:del w:id="168" w:author="MARIE" w:date="2016-10-25T09:08:00Z"/>
        </w:trPr>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69" w:author="MARIE" w:date="2016-10-25T09:08:00Z"/>
                <w:rFonts w:ascii="Times New Roman" w:hAnsi="Times New Roman" w:cs="Times New Roman"/>
                <w:b/>
              </w:rPr>
            </w:pPr>
            <w:del w:id="170" w:author="MARIE" w:date="2016-10-25T09:08:00Z">
              <w:r w:rsidRPr="00D05AF6" w:rsidDel="00627B2C">
                <w:rPr>
                  <w:rFonts w:ascii="Times New Roman" w:hAnsi="Times New Roman" w:cs="Times New Roman"/>
                  <w:b/>
                </w:rPr>
                <w:delText>CI/00082/014</w:delText>
              </w:r>
            </w:del>
          </w:p>
        </w:tc>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71" w:author="MARIE" w:date="2016-10-25T09:08:00Z"/>
                <w:rFonts w:ascii="Times New Roman" w:hAnsi="Times New Roman" w:cs="Times New Roman"/>
                <w:b/>
                <w:bCs/>
              </w:rPr>
            </w:pPr>
            <w:del w:id="172" w:author="MARIE" w:date="2016-10-25T09:08:00Z">
              <w:r w:rsidRPr="00D05AF6" w:rsidDel="00627B2C">
                <w:rPr>
                  <w:rFonts w:ascii="Times New Roman" w:hAnsi="Times New Roman" w:cs="Times New Roman"/>
                  <w:b/>
                  <w:bCs/>
                </w:rPr>
                <w:delText>KEVIN KIMANI</w:delText>
              </w:r>
            </w:del>
          </w:p>
        </w:tc>
        <w:tc>
          <w:tcPr>
            <w:tcW w:w="3285"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FD4954" w:rsidP="005257F6">
            <w:pPr>
              <w:spacing w:line="360" w:lineRule="auto"/>
              <w:jc w:val="both"/>
              <w:rPr>
                <w:del w:id="173" w:author="MARIE" w:date="2016-10-25T09:08:00Z"/>
                <w:rFonts w:ascii="Times New Roman" w:hAnsi="Times New Roman" w:cs="Times New Roman"/>
              </w:rPr>
            </w:pPr>
          </w:p>
        </w:tc>
      </w:tr>
      <w:tr w:rsidR="00FD4954" w:rsidRPr="00D05AF6" w:rsidDel="00627B2C">
        <w:trPr>
          <w:cantSplit/>
          <w:trHeight w:val="548"/>
          <w:del w:id="174" w:author="MARIE" w:date="2016-10-25T09:08:00Z"/>
        </w:trPr>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75" w:author="MARIE" w:date="2016-10-25T09:08:00Z"/>
                <w:rFonts w:ascii="Times New Roman" w:hAnsi="Times New Roman" w:cs="Times New Roman"/>
                <w:b/>
              </w:rPr>
            </w:pPr>
            <w:del w:id="176" w:author="MARIE" w:date="2016-10-25T09:08:00Z">
              <w:r w:rsidRPr="00D05AF6" w:rsidDel="00627B2C">
                <w:rPr>
                  <w:rFonts w:ascii="Times New Roman" w:hAnsi="Times New Roman" w:cs="Times New Roman"/>
                  <w:b/>
                </w:rPr>
                <w:delText>CI/000</w:delText>
              </w:r>
            </w:del>
            <w:del w:id="177" w:author="MARIE" w:date="2016-10-25T08:54:00Z">
              <w:r w:rsidRPr="00D05AF6" w:rsidDel="00DB4FE3">
                <w:rPr>
                  <w:rFonts w:ascii="Times New Roman" w:hAnsi="Times New Roman" w:cs="Times New Roman"/>
                  <w:b/>
                </w:rPr>
                <w:delText>82</w:delText>
              </w:r>
            </w:del>
            <w:del w:id="178" w:author="MARIE" w:date="2016-10-25T09:08:00Z">
              <w:r w:rsidRPr="00D05AF6" w:rsidDel="00627B2C">
                <w:rPr>
                  <w:rFonts w:ascii="Times New Roman" w:hAnsi="Times New Roman" w:cs="Times New Roman"/>
                  <w:b/>
                </w:rPr>
                <w:delText>/014</w:delText>
              </w:r>
            </w:del>
          </w:p>
        </w:tc>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79" w:author="MARIE" w:date="2016-10-25T09:08:00Z"/>
                <w:rFonts w:ascii="Times New Roman" w:hAnsi="Times New Roman" w:cs="Times New Roman"/>
                <w:b/>
                <w:bCs/>
              </w:rPr>
            </w:pPr>
            <w:del w:id="180" w:author="MARIE" w:date="2016-10-25T09:08:00Z">
              <w:r w:rsidRPr="00D05AF6" w:rsidDel="00627B2C">
                <w:rPr>
                  <w:rFonts w:ascii="Times New Roman" w:hAnsi="Times New Roman" w:cs="Times New Roman"/>
                  <w:b/>
                  <w:bCs/>
                </w:rPr>
                <w:delText>CHARLES KILAMBO</w:delText>
              </w:r>
            </w:del>
          </w:p>
        </w:tc>
        <w:tc>
          <w:tcPr>
            <w:tcW w:w="3285"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FD4954" w:rsidP="005257F6">
            <w:pPr>
              <w:spacing w:line="360" w:lineRule="auto"/>
              <w:jc w:val="both"/>
              <w:rPr>
                <w:del w:id="181" w:author="MARIE" w:date="2016-10-25T09:08:00Z"/>
                <w:rFonts w:ascii="Times New Roman" w:hAnsi="Times New Roman" w:cs="Times New Roman"/>
              </w:rPr>
            </w:pPr>
          </w:p>
        </w:tc>
      </w:tr>
      <w:tr w:rsidR="00FD4954" w:rsidRPr="00D05AF6" w:rsidDel="00627B2C">
        <w:trPr>
          <w:cantSplit/>
          <w:trHeight w:val="782"/>
          <w:del w:id="182" w:author="MARIE" w:date="2016-10-25T09:08:00Z"/>
        </w:trPr>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83" w:author="MARIE" w:date="2016-10-25T09:08:00Z"/>
                <w:rFonts w:ascii="Times New Roman" w:hAnsi="Times New Roman" w:cs="Times New Roman"/>
                <w:b/>
              </w:rPr>
            </w:pPr>
            <w:del w:id="184" w:author="MARIE" w:date="2016-10-25T09:08:00Z">
              <w:r w:rsidRPr="00D05AF6" w:rsidDel="00627B2C">
                <w:rPr>
                  <w:rFonts w:ascii="Times New Roman" w:hAnsi="Times New Roman" w:cs="Times New Roman"/>
                  <w:b/>
                </w:rPr>
                <w:delText>CI/00081/014</w:delText>
              </w:r>
            </w:del>
          </w:p>
        </w:tc>
        <w:tc>
          <w:tcPr>
            <w:tcW w:w="3284"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484368" w:rsidP="005257F6">
            <w:pPr>
              <w:spacing w:line="360" w:lineRule="auto"/>
              <w:jc w:val="both"/>
              <w:rPr>
                <w:del w:id="185" w:author="MARIE" w:date="2016-10-25T09:08:00Z"/>
                <w:rFonts w:ascii="Times New Roman" w:hAnsi="Times New Roman" w:cs="Times New Roman"/>
                <w:b/>
              </w:rPr>
            </w:pPr>
            <w:del w:id="186" w:author="MARIE" w:date="2016-10-25T09:08:00Z">
              <w:r w:rsidRPr="00D05AF6" w:rsidDel="00627B2C">
                <w:rPr>
                  <w:rFonts w:ascii="Times New Roman" w:hAnsi="Times New Roman" w:cs="Times New Roman"/>
                  <w:b/>
                </w:rPr>
                <w:delText>NJUGUNA MARY WAMBUI</w:delText>
              </w:r>
            </w:del>
          </w:p>
        </w:tc>
        <w:tc>
          <w:tcPr>
            <w:tcW w:w="3285" w:type="dxa"/>
            <w:tcBorders>
              <w:top w:val="single" w:sz="4" w:space="0" w:color="000001"/>
              <w:left w:val="single" w:sz="4" w:space="0" w:color="000001"/>
              <w:bottom w:val="single" w:sz="4" w:space="0" w:color="000001"/>
              <w:right w:val="single" w:sz="4" w:space="0" w:color="000001"/>
            </w:tcBorders>
            <w:shd w:val="clear" w:color="auto" w:fill="FFFFFF"/>
            <w:tcMar>
              <w:left w:w="73" w:type="dxa"/>
            </w:tcMar>
          </w:tcPr>
          <w:p w:rsidR="00FD4954" w:rsidRPr="00D05AF6" w:rsidDel="00627B2C" w:rsidRDefault="00FD4954" w:rsidP="005257F6">
            <w:pPr>
              <w:spacing w:line="360" w:lineRule="auto"/>
              <w:jc w:val="both"/>
              <w:rPr>
                <w:del w:id="187" w:author="MARIE" w:date="2016-10-25T09:08:00Z"/>
                <w:rFonts w:ascii="Times New Roman" w:hAnsi="Times New Roman" w:cs="Times New Roman"/>
              </w:rPr>
            </w:pPr>
          </w:p>
        </w:tc>
      </w:tr>
    </w:tbl>
    <w:p w:rsidR="00FD4954" w:rsidRPr="00D05AF6" w:rsidDel="00E70042" w:rsidRDefault="00FD4954" w:rsidP="005257F6">
      <w:pPr>
        <w:spacing w:line="360" w:lineRule="auto"/>
        <w:jc w:val="both"/>
        <w:rPr>
          <w:del w:id="188" w:author="MARIE" w:date="2016-10-25T09:16:00Z"/>
          <w:rFonts w:ascii="Times New Roman" w:hAnsi="Times New Roman" w:cs="Times New Roman"/>
        </w:rPr>
      </w:pPr>
    </w:p>
    <w:p w:rsidR="00FD4954" w:rsidRPr="00D05AF6" w:rsidDel="00E70042" w:rsidRDefault="00FD4954" w:rsidP="005257F6">
      <w:pPr>
        <w:spacing w:line="360" w:lineRule="auto"/>
        <w:jc w:val="both"/>
        <w:rPr>
          <w:del w:id="189" w:author="MARIE" w:date="2016-10-25T09:16:00Z"/>
          <w:rFonts w:ascii="Times New Roman" w:hAnsi="Times New Roman" w:cs="Times New Roman"/>
        </w:rPr>
      </w:pPr>
    </w:p>
    <w:p w:rsidR="00FD4954" w:rsidRPr="00D05AF6" w:rsidDel="00E70042" w:rsidRDefault="00FD4954" w:rsidP="005257F6">
      <w:pPr>
        <w:spacing w:after="240" w:line="360" w:lineRule="auto"/>
        <w:jc w:val="both"/>
        <w:rPr>
          <w:del w:id="190" w:author="MARIE" w:date="2016-10-25T09:17:00Z"/>
          <w:rFonts w:ascii="Times New Roman" w:hAnsi="Times New Roman" w:cs="Times New Roman"/>
          <w:b/>
          <w:sz w:val="28"/>
          <w:szCs w:val="28"/>
          <w:u w:val="single"/>
        </w:rPr>
      </w:pPr>
    </w:p>
    <w:p w:rsidR="00FD4954" w:rsidRPr="00D05AF6" w:rsidRDefault="00484368" w:rsidP="005257F6">
      <w:pPr>
        <w:spacing w:after="240" w:line="360" w:lineRule="auto"/>
        <w:jc w:val="both"/>
        <w:rPr>
          <w:rFonts w:ascii="Times New Roman" w:hAnsi="Times New Roman" w:cs="Times New Roman"/>
          <w:b/>
          <w:sz w:val="28"/>
          <w:szCs w:val="28"/>
          <w:u w:val="single"/>
        </w:rPr>
      </w:pPr>
      <w:r w:rsidRPr="00D05AF6">
        <w:rPr>
          <w:rFonts w:ascii="Times New Roman" w:hAnsi="Times New Roman" w:cs="Times New Roman"/>
          <w:b/>
          <w:sz w:val="28"/>
          <w:szCs w:val="28"/>
          <w:u w:val="single"/>
        </w:rPr>
        <w:t>Declaration by the Supervisor</w:t>
      </w:r>
    </w:p>
    <w:p w:rsidR="00FD4954" w:rsidRPr="00D05AF6" w:rsidRDefault="00484368" w:rsidP="005257F6">
      <w:pPr>
        <w:spacing w:after="240" w:line="360" w:lineRule="auto"/>
        <w:jc w:val="both"/>
        <w:rPr>
          <w:ins w:id="191" w:author="MARIE" w:date="2016-10-25T09:15:00Z"/>
          <w:rFonts w:ascii="Times New Roman" w:hAnsi="Times New Roman" w:cs="Times New Roman"/>
        </w:rPr>
      </w:pPr>
      <w:r w:rsidRPr="00D05AF6">
        <w:rPr>
          <w:rFonts w:ascii="Times New Roman" w:hAnsi="Times New Roman" w:cs="Times New Roman"/>
        </w:rPr>
        <w:t>This proposal has been submitted</w:t>
      </w:r>
      <w:ins w:id="192" w:author="MARIE" w:date="2016-10-25T09:16:00Z">
        <w:r w:rsidR="00E70042" w:rsidRPr="00D05AF6">
          <w:rPr>
            <w:rFonts w:ascii="Times New Roman" w:hAnsi="Times New Roman" w:cs="Times New Roman"/>
          </w:rPr>
          <w:t xml:space="preserve"> for examination</w:t>
        </w:r>
      </w:ins>
      <w:r w:rsidRPr="00D05AF6">
        <w:rPr>
          <w:rFonts w:ascii="Times New Roman" w:hAnsi="Times New Roman" w:cs="Times New Roman"/>
        </w:rPr>
        <w:t xml:space="preserve"> with my approval as the appointed University supervisor.</w:t>
      </w:r>
    </w:p>
    <w:p w:rsidR="00E70042" w:rsidRPr="00D05AF6" w:rsidRDefault="00E70042" w:rsidP="005257F6">
      <w:pPr>
        <w:spacing w:after="240" w:line="360" w:lineRule="auto"/>
        <w:jc w:val="both"/>
        <w:rPr>
          <w:rFonts w:ascii="Times New Roman" w:hAnsi="Times New Roman" w:cs="Times New Roman"/>
        </w:rPr>
      </w:pPr>
    </w:p>
    <w:p w:rsidR="00FD4954" w:rsidRPr="00D05AF6" w:rsidDel="00E70042" w:rsidRDefault="00484368" w:rsidP="005257F6">
      <w:pPr>
        <w:spacing w:after="240" w:line="360" w:lineRule="auto"/>
        <w:jc w:val="both"/>
        <w:rPr>
          <w:del w:id="193" w:author="MARIE" w:date="2016-10-25T09:15:00Z"/>
          <w:rFonts w:ascii="Times New Roman" w:hAnsi="Times New Roman" w:cs="Times New Roman"/>
        </w:rPr>
      </w:pPr>
      <w:del w:id="194" w:author="MARIE" w:date="2016-10-25T09:15:00Z">
        <w:r w:rsidRPr="00D05AF6" w:rsidDel="00E70042">
          <w:rPr>
            <w:rFonts w:ascii="Times New Roman" w:hAnsi="Times New Roman" w:cs="Times New Roman"/>
            <w:b/>
            <w:sz w:val="28"/>
            <w:szCs w:val="28"/>
          </w:rPr>
          <w:delText>Names</w:delText>
        </w:r>
      </w:del>
      <w:ins w:id="195" w:author="MARIE" w:date="2016-10-25T09:15:00Z">
        <w:r w:rsidR="00E70042" w:rsidRPr="00D05AF6">
          <w:rPr>
            <w:rFonts w:ascii="Times New Roman" w:hAnsi="Times New Roman" w:cs="Times New Roman"/>
            <w:b/>
            <w:sz w:val="28"/>
            <w:szCs w:val="28"/>
          </w:rPr>
          <w:t>NAME</w:t>
        </w:r>
      </w:ins>
      <w:r w:rsidRPr="00D05AF6">
        <w:rPr>
          <w:rFonts w:ascii="Times New Roman" w:hAnsi="Times New Roman" w:cs="Times New Roman"/>
          <w:sz w:val="28"/>
          <w:szCs w:val="28"/>
        </w:rPr>
        <w:t xml:space="preserve">:         </w:t>
      </w:r>
      <w:r w:rsidRPr="00D05AF6">
        <w:rPr>
          <w:rFonts w:ascii="Times New Roman" w:hAnsi="Times New Roman" w:cs="Times New Roman"/>
        </w:rPr>
        <w:t>M</w:t>
      </w:r>
      <w:ins w:id="196" w:author="MARIE" w:date="2016-10-25T09:15:00Z">
        <w:r w:rsidR="00E70042" w:rsidRPr="00D05AF6">
          <w:rPr>
            <w:rFonts w:ascii="Times New Roman" w:hAnsi="Times New Roman" w:cs="Times New Roman"/>
          </w:rPr>
          <w:t>R</w:t>
        </w:r>
      </w:ins>
      <w:del w:id="197" w:author="MARIE" w:date="2016-10-25T09:15:00Z">
        <w:r w:rsidRPr="00D05AF6" w:rsidDel="00E70042">
          <w:rPr>
            <w:rFonts w:ascii="Times New Roman" w:hAnsi="Times New Roman" w:cs="Times New Roman"/>
          </w:rPr>
          <w:delText>r</w:delText>
        </w:r>
      </w:del>
      <w:r w:rsidRPr="00D05AF6">
        <w:rPr>
          <w:rFonts w:ascii="Times New Roman" w:hAnsi="Times New Roman" w:cs="Times New Roman"/>
        </w:rPr>
        <w:t>.</w:t>
      </w:r>
      <w:ins w:id="198" w:author="MARIE" w:date="2016-10-25T09:15:00Z">
        <w:r w:rsidR="00E70042" w:rsidRPr="00D05AF6">
          <w:rPr>
            <w:rFonts w:ascii="Times New Roman" w:hAnsi="Times New Roman" w:cs="Times New Roman"/>
          </w:rPr>
          <w:t xml:space="preserve"> JAMES CHAMWAMA</w:t>
        </w:r>
      </w:ins>
      <w:del w:id="199" w:author="MARIE" w:date="2016-10-25T09:15:00Z">
        <w:r w:rsidRPr="00D05AF6" w:rsidDel="00E70042">
          <w:rPr>
            <w:rFonts w:ascii="Times New Roman" w:hAnsi="Times New Roman" w:cs="Times New Roman"/>
          </w:rPr>
          <w:delText xml:space="preserve"> Chamwama</w:delText>
        </w:r>
      </w:del>
    </w:p>
    <w:p w:rsidR="00E70042" w:rsidRPr="00D05AF6" w:rsidRDefault="00E70042" w:rsidP="005257F6">
      <w:pPr>
        <w:spacing w:after="240" w:line="360" w:lineRule="auto"/>
        <w:jc w:val="both"/>
        <w:rPr>
          <w:ins w:id="200" w:author="MARIE" w:date="2016-10-25T09:15:00Z"/>
          <w:rFonts w:ascii="Times New Roman" w:hAnsi="Times New Roman" w:cs="Times New Roman"/>
          <w:b/>
          <w:sz w:val="28"/>
          <w:szCs w:val="28"/>
        </w:rPr>
      </w:pPr>
    </w:p>
    <w:p w:rsidR="00FD4954" w:rsidRPr="00D05AF6" w:rsidDel="00627B2C" w:rsidRDefault="00484368" w:rsidP="005257F6">
      <w:pPr>
        <w:spacing w:after="240" w:line="360" w:lineRule="auto"/>
        <w:jc w:val="both"/>
        <w:rPr>
          <w:del w:id="201" w:author="MARIE" w:date="2016-10-25T09:04:00Z"/>
          <w:rFonts w:ascii="Times New Roman" w:hAnsi="Times New Roman" w:cs="Times New Roman"/>
          <w:sz w:val="28"/>
          <w:szCs w:val="28"/>
        </w:rPr>
      </w:pPr>
      <w:del w:id="202" w:author="MARIE" w:date="2016-10-25T09:15:00Z">
        <w:r w:rsidRPr="00D05AF6" w:rsidDel="00E70042">
          <w:rPr>
            <w:rFonts w:ascii="Times New Roman" w:hAnsi="Times New Roman" w:cs="Times New Roman"/>
            <w:b/>
            <w:sz w:val="28"/>
            <w:szCs w:val="28"/>
          </w:rPr>
          <w:delText>Signature</w:delText>
        </w:r>
        <w:r w:rsidRPr="00D05AF6" w:rsidDel="00E70042">
          <w:rPr>
            <w:rFonts w:ascii="Times New Roman" w:hAnsi="Times New Roman" w:cs="Times New Roman"/>
            <w:sz w:val="28"/>
            <w:szCs w:val="28"/>
          </w:rPr>
          <w:delText>:</w:delText>
        </w:r>
      </w:del>
      <w:ins w:id="203" w:author="MARIE" w:date="2016-10-25T09:15:00Z">
        <w:r w:rsidR="00E70042" w:rsidRPr="00D05AF6">
          <w:rPr>
            <w:rFonts w:ascii="Times New Roman" w:hAnsi="Times New Roman" w:cs="Times New Roman"/>
            <w:b/>
            <w:sz w:val="28"/>
            <w:szCs w:val="28"/>
          </w:rPr>
          <w:t>SIGN</w:t>
        </w:r>
      </w:ins>
      <w:del w:id="204" w:author="MARIE" w:date="2016-10-25T09:04:00Z">
        <w:r w:rsidRPr="00D05AF6" w:rsidDel="00627B2C">
          <w:rPr>
            <w:rFonts w:ascii="Times New Roman" w:hAnsi="Times New Roman" w:cs="Times New Roman"/>
            <w:sz w:val="28"/>
            <w:szCs w:val="28"/>
          </w:rPr>
          <w:delText>…………………......</w:delText>
        </w:r>
      </w:del>
      <w:ins w:id="205" w:author="MARIE" w:date="2016-10-25T09:04:00Z">
        <w:r w:rsidR="00627B2C" w:rsidRPr="00D05AF6">
          <w:rPr>
            <w:rFonts w:ascii="Times New Roman" w:hAnsi="Times New Roman" w:cs="Times New Roman"/>
            <w:sz w:val="28"/>
            <w:szCs w:val="28"/>
          </w:rPr>
          <w:t>……………</w:t>
        </w:r>
      </w:ins>
      <w:ins w:id="206" w:author="MARIE" w:date="2016-10-25T09:05:00Z">
        <w:r w:rsidR="00627B2C" w:rsidRPr="00D05AF6">
          <w:rPr>
            <w:rFonts w:ascii="Times New Roman" w:hAnsi="Times New Roman" w:cs="Times New Roman"/>
            <w:sz w:val="28"/>
            <w:szCs w:val="28"/>
          </w:rPr>
          <w:t>…</w:t>
        </w:r>
      </w:ins>
      <w:ins w:id="207" w:author="MARIE" w:date="2016-10-25T09:14:00Z">
        <w:r w:rsidR="00E70042" w:rsidRPr="00D05AF6">
          <w:rPr>
            <w:rFonts w:ascii="Times New Roman" w:hAnsi="Times New Roman" w:cs="Times New Roman"/>
            <w:sz w:val="28"/>
            <w:szCs w:val="28"/>
          </w:rPr>
          <w:t>…..</w:t>
        </w:r>
      </w:ins>
      <w:ins w:id="208" w:author="MARIE" w:date="2016-10-25T09:04:00Z">
        <w:r w:rsidR="00627B2C" w:rsidRPr="00D05AF6">
          <w:rPr>
            <w:rFonts w:ascii="Times New Roman" w:hAnsi="Times New Roman" w:cs="Times New Roman"/>
            <w:b/>
            <w:sz w:val="28"/>
            <w:szCs w:val="28"/>
          </w:rPr>
          <w:tab/>
        </w:r>
        <w:r w:rsidR="00627B2C" w:rsidRPr="00D05AF6">
          <w:rPr>
            <w:rFonts w:ascii="Times New Roman" w:hAnsi="Times New Roman" w:cs="Times New Roman"/>
            <w:b/>
            <w:sz w:val="28"/>
            <w:szCs w:val="28"/>
          </w:rPr>
          <w:tab/>
        </w:r>
      </w:ins>
    </w:p>
    <w:p w:rsidR="00FD4954" w:rsidRPr="00D05AF6" w:rsidRDefault="00484368" w:rsidP="005257F6">
      <w:pPr>
        <w:spacing w:after="240" w:line="360" w:lineRule="auto"/>
        <w:jc w:val="both"/>
        <w:rPr>
          <w:ins w:id="209" w:author="MARIE" w:date="2016-10-25T09:17:00Z"/>
          <w:rFonts w:ascii="Times New Roman" w:hAnsi="Times New Roman" w:cs="Times New Roman"/>
          <w:sz w:val="28"/>
          <w:szCs w:val="28"/>
        </w:rPr>
      </w:pPr>
      <w:r w:rsidRPr="00D05AF6">
        <w:rPr>
          <w:rFonts w:ascii="Times New Roman" w:hAnsi="Times New Roman" w:cs="Times New Roman"/>
          <w:b/>
          <w:sz w:val="28"/>
          <w:szCs w:val="28"/>
        </w:rPr>
        <w:t>D</w:t>
      </w:r>
      <w:del w:id="210" w:author="MARIE" w:date="2016-10-25T09:15:00Z">
        <w:r w:rsidRPr="00D05AF6" w:rsidDel="00E70042">
          <w:rPr>
            <w:rFonts w:ascii="Times New Roman" w:hAnsi="Times New Roman" w:cs="Times New Roman"/>
            <w:b/>
            <w:sz w:val="28"/>
            <w:szCs w:val="28"/>
          </w:rPr>
          <w:delText>ate</w:delText>
        </w:r>
      </w:del>
      <w:ins w:id="211" w:author="MARIE" w:date="2016-10-25T09:15:00Z">
        <w:r w:rsidR="00E70042" w:rsidRPr="00D05AF6">
          <w:rPr>
            <w:rFonts w:ascii="Times New Roman" w:hAnsi="Times New Roman" w:cs="Times New Roman"/>
            <w:b/>
            <w:sz w:val="28"/>
            <w:szCs w:val="28"/>
          </w:rPr>
          <w:t>ATE</w:t>
        </w:r>
      </w:ins>
      <w:proofErr w:type="gramStart"/>
      <w:r w:rsidRPr="00D05AF6">
        <w:rPr>
          <w:rFonts w:ascii="Times New Roman" w:hAnsi="Times New Roman" w:cs="Times New Roman"/>
          <w:sz w:val="28"/>
          <w:szCs w:val="28"/>
        </w:rPr>
        <w:t>:……………………...</w:t>
      </w:r>
      <w:proofErr w:type="gramEnd"/>
    </w:p>
    <w:p w:rsidR="00C03AFB" w:rsidRPr="00D05AF6" w:rsidRDefault="00E70042">
      <w:pPr>
        <w:jc w:val="both"/>
        <w:rPr>
          <w:del w:id="212" w:author="MARIE" w:date="2016-10-25T10:02:00Z"/>
          <w:rFonts w:ascii="Times New Roman" w:hAnsi="Times New Roman" w:cs="Times New Roman"/>
        </w:rPr>
        <w:pPrChange w:id="213" w:author="MARIE" w:date="2016-10-25T09:17:00Z">
          <w:pPr>
            <w:spacing w:line="360" w:lineRule="auto"/>
            <w:jc w:val="both"/>
          </w:pPr>
        </w:pPrChange>
      </w:pPr>
      <w:moveToRangeStart w:id="214" w:author="MARIE" w:date="2016-10-25T09:17:00Z" w:name="move465150359"/>
      <w:moveTo w:id="215" w:author="MARIE" w:date="2016-10-25T09:17:00Z">
        <w:r w:rsidRPr="00D05AF6">
          <w:rPr>
            <w:rFonts w:ascii="Times New Roman" w:hAnsi="Times New Roman" w:cs="Times New Roman"/>
          </w:rPr>
          <w:t>School of Computing and Informatics</w:t>
        </w:r>
      </w:moveTo>
    </w:p>
    <w:p w:rsidR="00C03AFB" w:rsidRPr="00D05AF6" w:rsidRDefault="00C03AFB">
      <w:pPr>
        <w:jc w:val="both"/>
        <w:rPr>
          <w:rFonts w:ascii="Times New Roman" w:hAnsi="Times New Roman" w:cs="Times New Roman"/>
        </w:rPr>
        <w:pPrChange w:id="216" w:author="MARIE" w:date="2016-10-25T09:17:00Z">
          <w:pPr>
            <w:spacing w:line="360" w:lineRule="auto"/>
            <w:jc w:val="both"/>
          </w:pPr>
        </w:pPrChange>
      </w:pPr>
    </w:p>
    <w:p w:rsidR="00C03AFB" w:rsidRPr="00D05AF6" w:rsidRDefault="00E70042">
      <w:pPr>
        <w:jc w:val="both"/>
        <w:rPr>
          <w:rFonts w:ascii="Times New Roman" w:hAnsi="Times New Roman" w:cs="Times New Roman"/>
        </w:rPr>
        <w:pPrChange w:id="217" w:author="MARIE" w:date="2016-10-25T09:17:00Z">
          <w:pPr>
            <w:spacing w:line="360" w:lineRule="auto"/>
            <w:jc w:val="both"/>
          </w:pPr>
        </w:pPrChange>
      </w:pPr>
      <w:proofErr w:type="spellStart"/>
      <w:proofErr w:type="gramStart"/>
      <w:moveTo w:id="218" w:author="MARIE" w:date="2016-10-25T09:17:00Z">
        <w:r w:rsidRPr="00D05AF6">
          <w:rPr>
            <w:rFonts w:ascii="Times New Roman" w:hAnsi="Times New Roman" w:cs="Times New Roman"/>
          </w:rPr>
          <w:t>Maseno</w:t>
        </w:r>
        <w:proofErr w:type="spellEnd"/>
        <w:r w:rsidRPr="00D05AF6">
          <w:rPr>
            <w:rFonts w:ascii="Times New Roman" w:hAnsi="Times New Roman" w:cs="Times New Roman"/>
          </w:rPr>
          <w:t xml:space="preserve"> University.</w:t>
        </w:r>
      </w:moveTo>
      <w:proofErr w:type="gramEnd"/>
    </w:p>
    <w:moveToRangeEnd w:id="214"/>
    <w:p w:rsidR="00E70042" w:rsidRPr="00D05AF6" w:rsidRDefault="00E70042" w:rsidP="005257F6">
      <w:pPr>
        <w:spacing w:after="240" w:line="360" w:lineRule="auto"/>
        <w:jc w:val="both"/>
        <w:rPr>
          <w:rFonts w:ascii="Times New Roman" w:hAnsi="Times New Roman" w:cs="Times New Roman"/>
          <w:sz w:val="28"/>
          <w:szCs w:val="28"/>
        </w:rPr>
      </w:pPr>
    </w:p>
    <w:p w:rsidR="00FD4954" w:rsidRPr="00D05AF6" w:rsidRDefault="00FD4954" w:rsidP="005257F6">
      <w:pPr>
        <w:spacing w:after="240" w:line="360" w:lineRule="auto"/>
        <w:jc w:val="both"/>
        <w:rPr>
          <w:rFonts w:ascii="Times New Roman" w:hAnsi="Times New Roman" w:cs="Times New Roman"/>
          <w:sz w:val="28"/>
          <w:szCs w:val="28"/>
        </w:rPr>
      </w:pPr>
    </w:p>
    <w:p w:rsidR="0055777B" w:rsidRPr="00D05AF6" w:rsidRDefault="0055777B" w:rsidP="005257F6">
      <w:pPr>
        <w:pStyle w:val="Heading1"/>
        <w:spacing w:line="360" w:lineRule="auto"/>
        <w:jc w:val="both"/>
        <w:rPr>
          <w:rStyle w:val="SubtleReference"/>
          <w:rFonts w:ascii="Times New Roman" w:hAnsi="Times New Roman" w:cs="Times New Roman"/>
          <w:smallCaps w:val="0"/>
          <w:color w:val="00000A"/>
          <w:u w:val="none"/>
        </w:rPr>
      </w:pPr>
      <w:bookmarkStart w:id="219" w:name="_Toc485111802"/>
      <w:moveToRangeStart w:id="220" w:author="MARIE" w:date="2016-10-25T09:23:00Z" w:name="move465150726"/>
      <w:moveTo w:id="221" w:author="MARIE" w:date="2016-10-25T09:23:00Z">
        <w:r w:rsidRPr="00D05AF6">
          <w:rPr>
            <w:rStyle w:val="SubtleReference"/>
            <w:rFonts w:ascii="Times New Roman" w:hAnsi="Times New Roman" w:cs="Times New Roman"/>
            <w:smallCaps w:val="0"/>
            <w:color w:val="00000A"/>
            <w:u w:val="none"/>
          </w:rPr>
          <w:t>ABSTRACT</w:t>
        </w:r>
      </w:moveTo>
      <w:bookmarkEnd w:id="219"/>
    </w:p>
    <w:p w:rsidR="0055777B" w:rsidRPr="00D05AF6" w:rsidRDefault="0055777B" w:rsidP="005257F6">
      <w:pPr>
        <w:spacing w:line="360" w:lineRule="auto"/>
        <w:jc w:val="both"/>
        <w:rPr>
          <w:rFonts w:ascii="Times New Roman" w:hAnsi="Times New Roman" w:cs="Times New Roman"/>
        </w:rPr>
      </w:pPr>
      <w:moveTo w:id="222" w:author="MARIE" w:date="2016-10-25T09:23:00Z">
        <w:r w:rsidRPr="00D05AF6">
          <w:rPr>
            <w:rFonts w:ascii="Times New Roman" w:hAnsi="Times New Roman" w:cs="Times New Roman"/>
          </w:rPr>
          <w:t xml:space="preserve">Our institutions mainly rely on a physical science laboratory for their experimentation and practical learning. Installation and maintenance of such a facility is beyond the scope of most Kenyan institution. The expenses incurred during operation of the physical laboratory are difficult to realize.  From the main issues we face the challenge of development of a computerized system that will cater for the students experiment lessons that are not realized in the physical laboratory, and allow them to learn and view experiment in cyber space. The </w:t>
        </w:r>
      </w:moveTo>
      <w:r w:rsidR="009E0C98" w:rsidRPr="00D05AF6">
        <w:rPr>
          <w:rFonts w:ascii="Times New Roman" w:hAnsi="Times New Roman" w:cs="Times New Roman"/>
        </w:rPr>
        <w:t xml:space="preserve">simulated </w:t>
      </w:r>
      <w:moveTo w:id="223" w:author="MARIE" w:date="2016-10-25T09:23:00Z">
        <w:r w:rsidRPr="00D05AF6">
          <w:rPr>
            <w:rFonts w:ascii="Times New Roman" w:hAnsi="Times New Roman" w:cs="Times New Roman"/>
          </w:rPr>
          <w:t>lab</w:t>
        </w:r>
      </w:moveTo>
      <w:r w:rsidR="009E0C98" w:rsidRPr="00D05AF6">
        <w:rPr>
          <w:rFonts w:ascii="Times New Roman" w:hAnsi="Times New Roman" w:cs="Times New Roman"/>
        </w:rPr>
        <w:t>oratory</w:t>
      </w:r>
      <w:moveTo w:id="224" w:author="MARIE" w:date="2016-10-25T09:23:00Z">
        <w:r w:rsidRPr="00D05AF6">
          <w:rPr>
            <w:rFonts w:ascii="Times New Roman" w:hAnsi="Times New Roman" w:cs="Times New Roman"/>
          </w:rPr>
          <w:t xml:space="preserve"> will also enable revision of those covered in the physical laboratory</w:t>
        </w:r>
      </w:moveTo>
      <w:r w:rsidR="001654C8" w:rsidRPr="00D05AF6">
        <w:rPr>
          <w:rFonts w:ascii="Times New Roman" w:hAnsi="Times New Roman" w:cs="Times New Roman"/>
        </w:rPr>
        <w:t xml:space="preserve">. </w:t>
      </w:r>
      <w:moveTo w:id="225" w:author="MARIE" w:date="2016-10-25T09:23:00Z">
        <w:r w:rsidRPr="00D05AF6">
          <w:rPr>
            <w:rFonts w:ascii="Times New Roman" w:hAnsi="Times New Roman" w:cs="Times New Roman"/>
          </w:rPr>
          <w:t xml:space="preserve">Indeed utilization of the cyber space is a good solution for this as it enables experimentation an unlimited number of </w:t>
        </w:r>
        <w:proofErr w:type="gramStart"/>
        <w:r w:rsidRPr="00D05AF6">
          <w:rPr>
            <w:rFonts w:ascii="Times New Roman" w:hAnsi="Times New Roman" w:cs="Times New Roman"/>
          </w:rPr>
          <w:t>time</w:t>
        </w:r>
        <w:proofErr w:type="gramEnd"/>
        <w:r w:rsidRPr="00D05AF6">
          <w:rPr>
            <w:rFonts w:ascii="Times New Roman" w:hAnsi="Times New Roman" w:cs="Times New Roman"/>
          </w:rPr>
          <w:t xml:space="preserve"> easily.</w:t>
        </w:r>
      </w:moveTo>
    </w:p>
    <w:moveToRangeEnd w:id="220"/>
    <w:p w:rsidR="0055777B" w:rsidRPr="00D05AF6" w:rsidRDefault="0055777B" w:rsidP="005257F6">
      <w:pPr>
        <w:spacing w:line="360" w:lineRule="auto"/>
        <w:jc w:val="both"/>
        <w:rPr>
          <w:ins w:id="226" w:author="MARIE" w:date="2016-10-25T09:23:00Z"/>
          <w:rFonts w:ascii="Times New Roman" w:hAnsi="Times New Roman" w:cs="Times New Roman"/>
        </w:rPr>
      </w:pPr>
    </w:p>
    <w:p w:rsidR="009B0BE0" w:rsidRPr="00D05AF6" w:rsidRDefault="009B0BE0">
      <w:pPr>
        <w:widowControl/>
        <w:suppressAutoHyphens w:val="0"/>
        <w:rPr>
          <w:rFonts w:ascii="Times New Roman" w:hAnsi="Times New Roman" w:cs="Times New Roman"/>
          <w:b/>
          <w:bCs/>
          <w:sz w:val="36"/>
          <w:szCs w:val="36"/>
        </w:rPr>
      </w:pPr>
      <w:r w:rsidRPr="00D05AF6">
        <w:rPr>
          <w:rFonts w:ascii="Times New Roman" w:hAnsi="Times New Roman" w:cs="Times New Roman"/>
        </w:rPr>
        <w:br w:type="page"/>
      </w:r>
    </w:p>
    <w:p w:rsidR="0055777B" w:rsidRPr="00D05AF6" w:rsidRDefault="0055777B" w:rsidP="005257F6">
      <w:pPr>
        <w:pStyle w:val="Heading1"/>
        <w:spacing w:line="360" w:lineRule="auto"/>
        <w:jc w:val="both"/>
        <w:rPr>
          <w:rFonts w:ascii="Times New Roman" w:hAnsi="Times New Roman" w:cs="Times New Roman"/>
        </w:rPr>
      </w:pPr>
      <w:bookmarkStart w:id="227" w:name="_Toc485111803"/>
      <w:moveToRangeStart w:id="228" w:author="MARIE" w:date="2016-10-25T09:24:00Z" w:name="move465150795"/>
      <w:moveTo w:id="229" w:author="MARIE" w:date="2016-10-25T09:24:00Z">
        <w:r w:rsidRPr="00D05AF6">
          <w:rPr>
            <w:rFonts w:ascii="Times New Roman" w:hAnsi="Times New Roman" w:cs="Times New Roman"/>
          </w:rPr>
          <w:lastRenderedPageBreak/>
          <w:t>ACKNOWLEDGEMENT</w:t>
        </w:r>
      </w:moveTo>
      <w:bookmarkEnd w:id="227"/>
    </w:p>
    <w:p w:rsidR="0055777B" w:rsidRPr="00D05AF6" w:rsidRDefault="0055777B" w:rsidP="00453297">
      <w:pPr>
        <w:spacing w:line="360" w:lineRule="auto"/>
        <w:rPr>
          <w:rFonts w:ascii="Times New Roman" w:hAnsi="Times New Roman" w:cs="Times New Roman"/>
        </w:rPr>
      </w:pPr>
      <w:moveTo w:id="230" w:author="MARIE" w:date="2016-10-25T09:24:00Z">
        <w:r w:rsidRPr="00D05AF6">
          <w:rPr>
            <w:rFonts w:ascii="Times New Roman" w:hAnsi="Times New Roman" w:cs="Times New Roman"/>
          </w:rPr>
          <w:t>We would to give profound</w:t>
        </w:r>
      </w:moveTo>
      <w:r w:rsidR="00985C8D" w:rsidRPr="00D05AF6">
        <w:rPr>
          <w:rFonts w:ascii="Times New Roman" w:hAnsi="Times New Roman" w:cs="Times New Roman"/>
        </w:rPr>
        <w:t xml:space="preserve"> </w:t>
      </w:r>
      <w:moveTo w:id="231" w:author="MARIE" w:date="2016-10-25T09:24:00Z">
        <w:r w:rsidRPr="00D05AF6">
          <w:rPr>
            <w:rFonts w:ascii="Times New Roman" w:hAnsi="Times New Roman" w:cs="Times New Roman"/>
          </w:rPr>
          <w:t xml:space="preserve">gratitude to all those who participated and contributed to this project through suggestions in defense of this project proposal and others through criticism. </w:t>
        </w:r>
      </w:moveTo>
    </w:p>
    <w:p w:rsidR="0055777B" w:rsidRPr="00D05AF6" w:rsidRDefault="0055777B" w:rsidP="00453297">
      <w:pPr>
        <w:spacing w:line="360" w:lineRule="auto"/>
        <w:rPr>
          <w:rFonts w:ascii="Times New Roman" w:hAnsi="Times New Roman" w:cs="Times New Roman"/>
        </w:rPr>
      </w:pPr>
      <w:moveTo w:id="232" w:author="MARIE" w:date="2016-10-25T09:24:00Z">
        <w:r w:rsidRPr="00D05AF6">
          <w:rPr>
            <w:rFonts w:ascii="Times New Roman" w:hAnsi="Times New Roman" w:cs="Times New Roman"/>
          </w:rPr>
          <w:t xml:space="preserve">To our supervisor Mr. </w:t>
        </w:r>
        <w:proofErr w:type="spellStart"/>
        <w:r w:rsidRPr="00D05AF6">
          <w:rPr>
            <w:rFonts w:ascii="Times New Roman" w:hAnsi="Times New Roman" w:cs="Times New Roman"/>
          </w:rPr>
          <w:t>Chamwama</w:t>
        </w:r>
        <w:proofErr w:type="spellEnd"/>
        <w:r w:rsidRPr="00D05AF6">
          <w:rPr>
            <w:rFonts w:ascii="Times New Roman" w:hAnsi="Times New Roman" w:cs="Times New Roman"/>
          </w:rPr>
          <w:t xml:space="preserve"> we express sincere gratitude for the continuous support of project study and related research, for his patience, motivation and immense knowledge.</w:t>
        </w:r>
      </w:moveTo>
    </w:p>
    <w:p w:rsidR="0055777B" w:rsidRPr="00D05AF6" w:rsidRDefault="0055777B" w:rsidP="00453297">
      <w:pPr>
        <w:spacing w:line="360" w:lineRule="auto"/>
        <w:rPr>
          <w:rFonts w:ascii="Times New Roman" w:hAnsi="Times New Roman" w:cs="Times New Roman"/>
        </w:rPr>
      </w:pPr>
      <w:moveTo w:id="233" w:author="MARIE" w:date="2016-10-25T09:24:00Z">
        <w:r w:rsidRPr="00D05AF6">
          <w:rPr>
            <w:rFonts w:ascii="Times New Roman" w:hAnsi="Times New Roman" w:cs="Times New Roman"/>
          </w:rPr>
          <w:t>And above all to the</w:t>
        </w:r>
      </w:moveTo>
      <w:r w:rsidR="00985C8D" w:rsidRPr="00D05AF6">
        <w:rPr>
          <w:rFonts w:ascii="Times New Roman" w:hAnsi="Times New Roman" w:cs="Times New Roman"/>
        </w:rPr>
        <w:t xml:space="preserve"> Almighty who</w:t>
      </w:r>
      <w:moveTo w:id="234" w:author="MARIE" w:date="2016-10-25T09:24:00Z">
        <w:r w:rsidRPr="00D05AF6">
          <w:rPr>
            <w:rFonts w:ascii="Times New Roman" w:hAnsi="Times New Roman" w:cs="Times New Roman"/>
          </w:rPr>
          <w:t xml:space="preserve"> and has given us the strength to </w:t>
        </w:r>
      </w:moveTo>
      <w:r w:rsidR="00457B0A">
        <w:rPr>
          <w:rFonts w:ascii="Times New Roman" w:hAnsi="Times New Roman" w:cs="Times New Roman"/>
        </w:rPr>
        <w:t>throughout</w:t>
      </w:r>
      <w:moveTo w:id="235" w:author="MARIE" w:date="2016-10-25T09:24:00Z">
        <w:r w:rsidRPr="00D05AF6">
          <w:rPr>
            <w:rFonts w:ascii="Times New Roman" w:hAnsi="Times New Roman" w:cs="Times New Roman"/>
          </w:rPr>
          <w:t xml:space="preserve"> this project.</w:t>
        </w:r>
      </w:moveTo>
    </w:p>
    <w:moveToRangeEnd w:id="228"/>
    <w:p w:rsidR="0055777B" w:rsidRPr="00D05AF6" w:rsidRDefault="0055777B" w:rsidP="005257F6">
      <w:pPr>
        <w:spacing w:line="360" w:lineRule="auto"/>
        <w:jc w:val="both"/>
        <w:rPr>
          <w:ins w:id="236" w:author="MARIE" w:date="2016-10-25T09:24:00Z"/>
          <w:rFonts w:ascii="Times New Roman" w:hAnsi="Times New Roman" w:cs="Times New Roman"/>
        </w:rPr>
      </w:pPr>
    </w:p>
    <w:p w:rsidR="0036256F" w:rsidRPr="00D05AF6" w:rsidRDefault="0055777B" w:rsidP="0036256F">
      <w:pPr>
        <w:pStyle w:val="TOCHeading"/>
        <w:spacing w:line="360" w:lineRule="auto"/>
        <w:jc w:val="both"/>
        <w:rPr>
          <w:rFonts w:ascii="Times New Roman" w:hAnsi="Times New Roman" w:cs="Times New Roman"/>
        </w:rPr>
      </w:pPr>
      <w:ins w:id="237" w:author="MARIE" w:date="2016-10-25T09:24:00Z">
        <w:r w:rsidRPr="00D05AF6">
          <w:rPr>
            <w:rFonts w:ascii="Times New Roman" w:hAnsi="Times New Roman" w:cs="Times New Roman"/>
          </w:rPr>
          <w:br w:type="page"/>
        </w:r>
      </w:ins>
    </w:p>
    <w:sdt>
      <w:sdtPr>
        <w:rPr>
          <w:rFonts w:ascii="Times New Roman" w:eastAsia="Droid Sans Fallback" w:hAnsi="Times New Roman" w:cs="Times New Roman"/>
          <w:smallCaps/>
          <w:color w:val="C0504D"/>
          <w:sz w:val="24"/>
          <w:szCs w:val="24"/>
          <w:u w:val="single"/>
          <w:lang w:eastAsia="zh-CN" w:bidi="hi-IN"/>
        </w:rPr>
        <w:id w:val="1862168567"/>
        <w:docPartObj>
          <w:docPartGallery w:val="Table of Contents"/>
          <w:docPartUnique/>
        </w:docPartObj>
      </w:sdtPr>
      <w:sdtEndPr>
        <w:rPr>
          <w:b/>
          <w:bCs/>
          <w:smallCaps w:val="0"/>
          <w:noProof/>
          <w:color w:val="00000A"/>
          <w:u w:val="none"/>
        </w:rPr>
      </w:sdtEndPr>
      <w:sdtContent>
        <w:p w:rsidR="0036256F" w:rsidRPr="00D05AF6" w:rsidRDefault="0036256F" w:rsidP="0036256F">
          <w:pPr>
            <w:pStyle w:val="TOCHeading"/>
            <w:spacing w:line="360" w:lineRule="auto"/>
            <w:jc w:val="both"/>
            <w:rPr>
              <w:rFonts w:ascii="Times New Roman" w:hAnsi="Times New Roman" w:cs="Times New Roman"/>
            </w:rPr>
          </w:pPr>
          <w:r w:rsidRPr="00D05AF6">
            <w:rPr>
              <w:rFonts w:ascii="Times New Roman" w:hAnsi="Times New Roman" w:cs="Times New Roman"/>
            </w:rPr>
            <w:t>Table of Contents</w:t>
          </w:r>
        </w:p>
        <w:p w:rsidR="00070F9C" w:rsidRPr="00D05AF6" w:rsidRDefault="00946B29">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Fonts w:ascii="Times New Roman" w:hAnsi="Times New Roman" w:cs="Times New Roman"/>
            </w:rPr>
            <w:fldChar w:fldCharType="begin"/>
          </w:r>
          <w:r w:rsidR="0036256F" w:rsidRPr="00D05AF6">
            <w:rPr>
              <w:rFonts w:ascii="Times New Roman" w:hAnsi="Times New Roman" w:cs="Times New Roman"/>
            </w:rPr>
            <w:instrText xml:space="preserve"> TOC \o "1-3" \h \z \u </w:instrText>
          </w:r>
          <w:r w:rsidRPr="00D05AF6">
            <w:rPr>
              <w:rFonts w:ascii="Times New Roman" w:hAnsi="Times New Roman" w:cs="Times New Roman"/>
            </w:rPr>
            <w:fldChar w:fldCharType="separate"/>
          </w:r>
          <w:r w:rsidR="00070F9C" w:rsidRPr="00D05AF6">
            <w:rPr>
              <w:rStyle w:val="Hyperlink"/>
              <w:rFonts w:ascii="Times New Roman" w:hAnsi="Times New Roman" w:cs="Times New Roman"/>
              <w:noProof/>
            </w:rPr>
            <w:fldChar w:fldCharType="begin"/>
          </w:r>
          <w:r w:rsidR="00070F9C" w:rsidRPr="00D05AF6">
            <w:rPr>
              <w:rStyle w:val="Hyperlink"/>
              <w:rFonts w:ascii="Times New Roman" w:hAnsi="Times New Roman" w:cs="Times New Roman"/>
              <w:noProof/>
            </w:rPr>
            <w:instrText xml:space="preserve"> </w:instrText>
          </w:r>
          <w:r w:rsidR="00070F9C" w:rsidRPr="00D05AF6">
            <w:rPr>
              <w:rFonts w:ascii="Times New Roman" w:hAnsi="Times New Roman" w:cs="Times New Roman"/>
              <w:noProof/>
            </w:rPr>
            <w:instrText>HYPERLINK \l "_Toc485111801"</w:instrText>
          </w:r>
          <w:r w:rsidR="00070F9C" w:rsidRPr="00D05AF6">
            <w:rPr>
              <w:rStyle w:val="Hyperlink"/>
              <w:rFonts w:ascii="Times New Roman" w:hAnsi="Times New Roman" w:cs="Times New Roman"/>
              <w:noProof/>
            </w:rPr>
            <w:instrText xml:space="preserve"> </w:instrText>
          </w:r>
          <w:r w:rsidR="00070F9C" w:rsidRPr="00D05AF6">
            <w:rPr>
              <w:rStyle w:val="Hyperlink"/>
              <w:rFonts w:ascii="Times New Roman" w:hAnsi="Times New Roman" w:cs="Times New Roman"/>
              <w:noProof/>
            </w:rPr>
            <w:fldChar w:fldCharType="separate"/>
          </w:r>
          <w:r w:rsidR="00070F9C" w:rsidRPr="00D05AF6">
            <w:rPr>
              <w:rStyle w:val="Hyperlink"/>
              <w:rFonts w:ascii="Times New Roman" w:hAnsi="Times New Roman" w:cs="Times New Roman"/>
              <w:noProof/>
            </w:rPr>
            <w:t>DECLARATION</w:t>
          </w:r>
          <w:r w:rsidR="00070F9C" w:rsidRPr="00D05AF6">
            <w:rPr>
              <w:rFonts w:ascii="Times New Roman" w:hAnsi="Times New Roman" w:cs="Times New Roman"/>
              <w:noProof/>
              <w:webHidden/>
            </w:rPr>
            <w:tab/>
          </w:r>
          <w:r w:rsidR="00070F9C" w:rsidRPr="00D05AF6">
            <w:rPr>
              <w:rFonts w:ascii="Times New Roman" w:hAnsi="Times New Roman" w:cs="Times New Roman"/>
              <w:noProof/>
              <w:webHidden/>
            </w:rPr>
            <w:fldChar w:fldCharType="begin"/>
          </w:r>
          <w:r w:rsidR="00070F9C" w:rsidRPr="00D05AF6">
            <w:rPr>
              <w:rFonts w:ascii="Times New Roman" w:hAnsi="Times New Roman" w:cs="Times New Roman"/>
              <w:noProof/>
              <w:webHidden/>
            </w:rPr>
            <w:instrText xml:space="preserve"> PAGEREF _Toc485111801 \h </w:instrText>
          </w:r>
          <w:r w:rsidR="00070F9C" w:rsidRPr="00D05AF6">
            <w:rPr>
              <w:rFonts w:ascii="Times New Roman" w:hAnsi="Times New Roman" w:cs="Times New Roman"/>
              <w:noProof/>
              <w:webHidden/>
            </w:rPr>
          </w:r>
          <w:r w:rsidR="00070F9C" w:rsidRPr="00D05AF6">
            <w:rPr>
              <w:rFonts w:ascii="Times New Roman" w:hAnsi="Times New Roman" w:cs="Times New Roman"/>
              <w:noProof/>
              <w:webHidden/>
            </w:rPr>
            <w:fldChar w:fldCharType="separate"/>
          </w:r>
          <w:r w:rsidR="00070F9C" w:rsidRPr="00D05AF6">
            <w:rPr>
              <w:rFonts w:ascii="Times New Roman" w:hAnsi="Times New Roman" w:cs="Times New Roman"/>
              <w:noProof/>
              <w:webHidden/>
            </w:rPr>
            <w:t>i</w:t>
          </w:r>
          <w:r w:rsidR="00070F9C" w:rsidRPr="00D05AF6">
            <w:rPr>
              <w:rFonts w:ascii="Times New Roman" w:hAnsi="Times New Roman" w:cs="Times New Roman"/>
              <w:noProof/>
              <w:webHidden/>
            </w:rPr>
            <w:fldChar w:fldCharType="end"/>
          </w:r>
          <w:r w:rsidR="00070F9C"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ABSTRACT</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ii</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"_Toc485111803"</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ACKNOWLEDGEMENT</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_Toc485111803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iii</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"_Toc485111804"</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LIST OF FIGURES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_Toc485111804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vii</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"_Toc485111805"</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1: INTRODUCTION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_Toc485111805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1.1 BACKGROUND</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"_Toc485111807"</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1.2 PROBLEM STATEMENT</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_Toc485111807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"_Toc485111808"</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1.3 OBJECTIVES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_Toc485111808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"_Toc485111809"</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1.4 SCOPE</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_Toc485111809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"_Toc485111810"</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1.5 JUSTIFICATION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_Toc485111810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"_Toc485111811"</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2: LITERATURE REVIEW</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_Toc485111811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3</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2.1 INTORDUCTION.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3</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3"/>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"_Toc485111813"</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2.2.1 PACKET TRACER</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_Toc485111813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5</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3"/>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"_Toc485111814"</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2.2.2 ONLINE LABORATORY SYSTEMS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_Toc485111814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5</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3"/>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"_Toc485111815"</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2.2.3 WEB-BASED SCIENCE LABORATORY SYSTEM EXPECTATIONS.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_Toc485111815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6</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rsidP="009C304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3.1 INTRODUCTION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7</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2"/>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"_Toc485111818"</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3.2 PLANNING</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_Toc485111818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7</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"_Toc485111819"</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3.2.1 Observations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_Toc485111819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"_Toc485111820"</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3.2.2 Interviews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_Toc485111820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"_Toc485111821"</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3.2.3 Questionnaires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_Toc485111821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3.2.4 Forms/ documents examination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"_Toc485111823"</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4: SYSTEMs ANALYSIS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_Toc485111823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9</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3"/>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"_Toc485111824"</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4.1 FEASIBILITY STUDY</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_Toc485111824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9</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"_Toc485111825"</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4.2 REQUIREMENTS ANALYSIS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_Toc485111825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4.2.1. System Stake holders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"_Toc485111827"</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4.2.2. User requirements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_Toc485111827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"_Toc485111828"</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4.2.3. Functional requirements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_Toc485111828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"_Toc485111829"</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4.2.4. Non-functional requirements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_Toc485111829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"_Toc485111830"</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5: SYSTEMS DESIGN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_Toc485111830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12</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"_Toc485111831"</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5.1 USE CASE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_Toc485111831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12</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5.3 ENTITY RELATION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14</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"_Toc485111833"</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5.4 DATA FLOW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_Toc485111833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15</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"_Toc485111834"</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5.5 DATABASE DESIGN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_Toc485111834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16</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6:SYSTEM IMPLEMENTATION AND TESTING.</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19</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"_Toc485111837"</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CHAPTER 7: CONCLUSION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_Toc485111837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21</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"_Toc485111838"</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USER MANUAL</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_Toc485111838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23</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"_Toc485111841"</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APPENDIX B</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_Toc485111841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30</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070F9C" w:rsidRPr="00D05AF6" w:rsidRDefault="00070F9C">
          <w:pPr>
            <w:pStyle w:val="TOC1"/>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"_Toc485111842"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BIBLIOGRAPHY</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_Toc485111842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31</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36256F" w:rsidRPr="00D05AF6" w:rsidRDefault="00946B29" w:rsidP="0036256F">
          <w:pPr>
            <w:spacing w:line="360" w:lineRule="auto"/>
            <w:jc w:val="both"/>
            <w:rPr>
              <w:rFonts w:ascii="Times New Roman" w:hAnsi="Times New Roman" w:cs="Times New Roman"/>
            </w:rPr>
          </w:pPr>
          <w:r w:rsidRPr="00D05AF6">
            <w:rPr>
              <w:rFonts w:ascii="Times New Roman" w:hAnsi="Times New Roman" w:cs="Times New Roman"/>
              <w:b/>
              <w:bCs/>
              <w:noProof/>
            </w:rPr>
            <w:fldChar w:fldCharType="end"/>
          </w:r>
        </w:p>
      </w:sdtContent>
    </w:sdt>
    <w:p w:rsidR="0036256F" w:rsidRPr="00D05AF6" w:rsidRDefault="0036256F" w:rsidP="0036256F">
      <w:pPr>
        <w:widowControl/>
        <w:suppressAutoHyphens w:val="0"/>
        <w:rPr>
          <w:rFonts w:ascii="Times New Roman" w:hAnsi="Times New Roman" w:cs="Times New Roman"/>
        </w:rPr>
      </w:pPr>
      <w:r w:rsidRPr="00D05AF6">
        <w:rPr>
          <w:rFonts w:ascii="Times New Roman" w:hAnsi="Times New Roman" w:cs="Times New Roman"/>
        </w:rPr>
        <w:t xml:space="preserve"> </w:t>
      </w:r>
      <w:r w:rsidRPr="00D05AF6">
        <w:rPr>
          <w:rFonts w:ascii="Times New Roman" w:hAnsi="Times New Roman" w:cs="Times New Roman"/>
        </w:rPr>
        <w:br w:type="page"/>
      </w:r>
    </w:p>
    <w:p w:rsidR="0036256F" w:rsidRPr="00D05AF6" w:rsidRDefault="0036256F" w:rsidP="0036256F">
      <w:pPr>
        <w:pStyle w:val="Heading1"/>
        <w:rPr>
          <w:rFonts w:ascii="Times New Roman" w:hAnsi="Times New Roman" w:cs="Times New Roman"/>
        </w:rPr>
      </w:pPr>
      <w:bookmarkStart w:id="238" w:name="_Toc485111804"/>
      <w:r w:rsidRPr="00D05AF6">
        <w:rPr>
          <w:rFonts w:ascii="Times New Roman" w:hAnsi="Times New Roman" w:cs="Times New Roman"/>
        </w:rPr>
        <w:lastRenderedPageBreak/>
        <w:t>LIST OF FIGURES</w:t>
      </w:r>
      <w:bookmarkEnd w:id="238"/>
    </w:p>
    <w:p w:rsidR="0036256F" w:rsidRPr="00D05AF6" w:rsidRDefault="0036256F">
      <w:pPr>
        <w:pStyle w:val="TableofFigures"/>
        <w:tabs>
          <w:tab w:val="right" w:leader="dot" w:pos="9628"/>
        </w:tabs>
        <w:rPr>
          <w:rFonts w:ascii="Times New Roman" w:hAnsi="Times New Roman" w:cs="Times New Roman"/>
        </w:rPr>
      </w:pPr>
    </w:p>
    <w:p w:rsidR="006B3251" w:rsidRPr="00D05AF6" w:rsidRDefault="00946B29">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Fonts w:ascii="Times New Roman" w:hAnsi="Times New Roman" w:cs="Times New Roman"/>
        </w:rPr>
        <w:fldChar w:fldCharType="begin"/>
      </w:r>
      <w:r w:rsidR="0036256F" w:rsidRPr="00D05AF6">
        <w:rPr>
          <w:rFonts w:ascii="Times New Roman" w:hAnsi="Times New Roman" w:cs="Times New Roman"/>
        </w:rPr>
        <w:instrText xml:space="preserve"> TOC \h \z \c "Figure" </w:instrText>
      </w:r>
      <w:r w:rsidRPr="00D05AF6">
        <w:rPr>
          <w:rFonts w:ascii="Times New Roman" w:hAnsi="Times New Roman" w:cs="Times New Roman"/>
        </w:rPr>
        <w:fldChar w:fldCharType="separate"/>
      </w:r>
      <w:r w:rsidR="006B3251" w:rsidRPr="00D05AF6">
        <w:rPr>
          <w:rStyle w:val="Hyperlink"/>
          <w:rFonts w:ascii="Times New Roman" w:hAnsi="Times New Roman" w:cs="Times New Roman"/>
          <w:noProof/>
        </w:rPr>
        <w:fldChar w:fldCharType="begin"/>
      </w:r>
      <w:r w:rsidR="006B3251" w:rsidRPr="00D05AF6">
        <w:rPr>
          <w:rStyle w:val="Hyperlink"/>
          <w:rFonts w:ascii="Times New Roman" w:hAnsi="Times New Roman" w:cs="Times New Roman"/>
          <w:noProof/>
        </w:rPr>
        <w:instrText xml:space="preserve"> </w:instrText>
      </w:r>
      <w:r w:rsidR="006B3251" w:rsidRPr="00D05AF6">
        <w:rPr>
          <w:rFonts w:ascii="Times New Roman" w:hAnsi="Times New Roman" w:cs="Times New Roman"/>
          <w:noProof/>
        </w:rPr>
        <w:instrText>HYPERLINK \l "_Toc485111575"</w:instrText>
      </w:r>
      <w:r w:rsidR="006B3251" w:rsidRPr="00D05AF6">
        <w:rPr>
          <w:rStyle w:val="Hyperlink"/>
          <w:rFonts w:ascii="Times New Roman" w:hAnsi="Times New Roman" w:cs="Times New Roman"/>
          <w:noProof/>
        </w:rPr>
        <w:instrText xml:space="preserve"> </w:instrText>
      </w:r>
      <w:r w:rsidR="006B3251" w:rsidRPr="00D05AF6">
        <w:rPr>
          <w:rStyle w:val="Hyperlink"/>
          <w:rFonts w:ascii="Times New Roman" w:hAnsi="Times New Roman" w:cs="Times New Roman"/>
          <w:noProof/>
        </w:rPr>
        <w:fldChar w:fldCharType="separate"/>
      </w:r>
      <w:r w:rsidR="006B3251" w:rsidRPr="00D05AF6">
        <w:rPr>
          <w:rStyle w:val="Hyperlink"/>
          <w:rFonts w:ascii="Times New Roman" w:hAnsi="Times New Roman" w:cs="Times New Roman"/>
          <w:noProof/>
        </w:rPr>
        <w:t>Figure 2 USE CASE DIAGRAM</w:t>
      </w:r>
      <w:r w:rsidR="006B3251" w:rsidRPr="00D05AF6">
        <w:rPr>
          <w:rFonts w:ascii="Times New Roman" w:hAnsi="Times New Roman" w:cs="Times New Roman"/>
          <w:noProof/>
          <w:webHidden/>
        </w:rPr>
        <w:tab/>
      </w:r>
      <w:r w:rsidR="006B3251" w:rsidRPr="00D05AF6">
        <w:rPr>
          <w:rFonts w:ascii="Times New Roman" w:hAnsi="Times New Roman" w:cs="Times New Roman"/>
          <w:noProof/>
          <w:webHidden/>
        </w:rPr>
        <w:fldChar w:fldCharType="begin"/>
      </w:r>
      <w:r w:rsidR="006B3251" w:rsidRPr="00D05AF6">
        <w:rPr>
          <w:rFonts w:ascii="Times New Roman" w:hAnsi="Times New Roman" w:cs="Times New Roman"/>
          <w:noProof/>
          <w:webHidden/>
        </w:rPr>
        <w:instrText xml:space="preserve"> PAGEREF _Toc485111575 \h </w:instrText>
      </w:r>
      <w:r w:rsidR="006B3251" w:rsidRPr="00D05AF6">
        <w:rPr>
          <w:rFonts w:ascii="Times New Roman" w:hAnsi="Times New Roman" w:cs="Times New Roman"/>
          <w:noProof/>
          <w:webHidden/>
        </w:rPr>
      </w:r>
      <w:r w:rsidR="006B3251" w:rsidRPr="00D05AF6">
        <w:rPr>
          <w:rFonts w:ascii="Times New Roman" w:hAnsi="Times New Roman" w:cs="Times New Roman"/>
          <w:noProof/>
          <w:webHidden/>
        </w:rPr>
        <w:fldChar w:fldCharType="separate"/>
      </w:r>
      <w:r w:rsidR="006B3251" w:rsidRPr="00D05AF6">
        <w:rPr>
          <w:rFonts w:ascii="Times New Roman" w:hAnsi="Times New Roman" w:cs="Times New Roman"/>
          <w:noProof/>
          <w:webHidden/>
        </w:rPr>
        <w:t>12</w:t>
      </w:r>
      <w:r w:rsidR="006B3251" w:rsidRPr="00D05AF6">
        <w:rPr>
          <w:rFonts w:ascii="Times New Roman" w:hAnsi="Times New Roman" w:cs="Times New Roman"/>
          <w:noProof/>
          <w:webHidden/>
        </w:rPr>
        <w:fldChar w:fldCharType="end"/>
      </w:r>
      <w:r w:rsidR="006B3251"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"_Toc485111576"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3 CLASS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_Toc485111576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13</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"_Toc485111577"</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4 ENTITY RELATION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_Toc485111577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14</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"_Toc485111578"</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5 DATA FLOW DIAGRAM</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_Toc485111578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15</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"_Toc485111579"</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6 INPUT DESIGN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_Toc485111579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17</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"_Toc485111580"</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7 OUTPUT DESIGNAPPENDIX</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_Toc485111580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18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"_Toc485111581"</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8 homepage</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_Toc485111581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23</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"_Toc485111582"</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9 user registration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_Toc485111582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24</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"_Toc485111583"</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10 user login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_Toc485111583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25</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"_Toc485111584"</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11 contacts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_Toc485111584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26</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"_Toc485111585"</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12 simulations</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_Toc485111585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27</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6B3251" w:rsidRPr="00D05AF6" w:rsidRDefault="006B3251">
      <w:pPr>
        <w:pStyle w:val="TableofFigures"/>
        <w:tabs>
          <w:tab w:val="right" w:leader="dot" w:pos="9628"/>
        </w:tabs>
        <w:rPr>
          <w:rFonts w:ascii="Times New Roman" w:eastAsiaTheme="minorEastAsia" w:hAnsi="Times New Roman" w:cs="Times New Roman"/>
          <w:noProof/>
          <w:color w:val="auto"/>
          <w:sz w:val="22"/>
          <w:szCs w:val="22"/>
          <w:lang w:eastAsia="en-US" w:bidi="ar-SA"/>
        </w:rPr>
      </w:pPr>
      <w:r w:rsidRPr="00D05AF6">
        <w:rPr>
          <w:rStyle w:val="Hyperlink"/>
          <w:rFonts w:ascii="Times New Roman" w:hAnsi="Times New Roman" w:cs="Times New Roman"/>
          <w:noProof/>
        </w:rPr>
        <w:fldChar w:fldCharType="begin"/>
      </w:r>
      <w:r w:rsidRPr="00D05AF6">
        <w:rPr>
          <w:rStyle w:val="Hyperlink"/>
          <w:rFonts w:ascii="Times New Roman" w:hAnsi="Times New Roman" w:cs="Times New Roman"/>
          <w:noProof/>
        </w:rPr>
        <w:instrText xml:space="preserve"> </w:instrText>
      </w:r>
      <w:r w:rsidRPr="00D05AF6">
        <w:rPr>
          <w:rFonts w:ascii="Times New Roman" w:hAnsi="Times New Roman" w:cs="Times New Roman"/>
          <w:noProof/>
        </w:rPr>
        <w:instrText>HYPERLINK \l "_Toc485111586"</w:instrText>
      </w:r>
      <w:r w:rsidRPr="00D05AF6">
        <w:rPr>
          <w:rStyle w:val="Hyperlink"/>
          <w:rFonts w:ascii="Times New Roman" w:hAnsi="Times New Roman" w:cs="Times New Roman"/>
          <w:noProof/>
        </w:rPr>
        <w:instrText xml:space="preserve"> </w:instrText>
      </w:r>
      <w:r w:rsidRPr="00D05AF6">
        <w:rPr>
          <w:rStyle w:val="Hyperlink"/>
          <w:rFonts w:ascii="Times New Roman" w:hAnsi="Times New Roman" w:cs="Times New Roman"/>
          <w:noProof/>
        </w:rPr>
        <w:fldChar w:fldCharType="separate"/>
      </w:r>
      <w:r w:rsidRPr="00D05AF6">
        <w:rPr>
          <w:rStyle w:val="Hyperlink"/>
          <w:rFonts w:ascii="Times New Roman" w:hAnsi="Times New Roman" w:cs="Times New Roman"/>
          <w:noProof/>
        </w:rPr>
        <w:t>Figure 13 sample balancing chemical equation simulation</w:t>
      </w:r>
      <w:r w:rsidRPr="00D05AF6">
        <w:rPr>
          <w:rFonts w:ascii="Times New Roman" w:hAnsi="Times New Roman" w:cs="Times New Roman"/>
          <w:noProof/>
          <w:webHidden/>
        </w:rPr>
        <w:tab/>
      </w:r>
      <w:r w:rsidRPr="00D05AF6">
        <w:rPr>
          <w:rFonts w:ascii="Times New Roman" w:hAnsi="Times New Roman" w:cs="Times New Roman"/>
          <w:noProof/>
          <w:webHidden/>
        </w:rPr>
        <w:fldChar w:fldCharType="begin"/>
      </w:r>
      <w:r w:rsidRPr="00D05AF6">
        <w:rPr>
          <w:rFonts w:ascii="Times New Roman" w:hAnsi="Times New Roman" w:cs="Times New Roman"/>
          <w:noProof/>
          <w:webHidden/>
        </w:rPr>
        <w:instrText xml:space="preserve"> PAGEREF _Toc485111586 \h </w:instrText>
      </w:r>
      <w:r w:rsidRPr="00D05AF6">
        <w:rPr>
          <w:rFonts w:ascii="Times New Roman" w:hAnsi="Times New Roman" w:cs="Times New Roman"/>
          <w:noProof/>
          <w:webHidden/>
        </w:rPr>
      </w:r>
      <w:r w:rsidRPr="00D05AF6">
        <w:rPr>
          <w:rFonts w:ascii="Times New Roman" w:hAnsi="Times New Roman" w:cs="Times New Roman"/>
          <w:noProof/>
          <w:webHidden/>
        </w:rPr>
        <w:fldChar w:fldCharType="separate"/>
      </w:r>
      <w:r w:rsidRPr="00D05AF6">
        <w:rPr>
          <w:rFonts w:ascii="Times New Roman" w:hAnsi="Times New Roman" w:cs="Times New Roman"/>
          <w:noProof/>
          <w:webHidden/>
        </w:rPr>
        <w:t>28</w:t>
      </w:r>
      <w:r w:rsidRPr="00D05AF6">
        <w:rPr>
          <w:rFonts w:ascii="Times New Roman" w:hAnsi="Times New Roman" w:cs="Times New Roman"/>
          <w:noProof/>
          <w:webHidden/>
        </w:rPr>
        <w:fldChar w:fldCharType="end"/>
      </w:r>
      <w:r w:rsidRPr="00D05AF6">
        <w:rPr>
          <w:rStyle w:val="Hyperlink"/>
          <w:rFonts w:ascii="Times New Roman" w:hAnsi="Times New Roman" w:cs="Times New Roman"/>
          <w:noProof/>
        </w:rPr>
        <w:fldChar w:fldCharType="end"/>
      </w:r>
    </w:p>
    <w:p w:rsidR="00C03AFB" w:rsidRPr="00D05AF6" w:rsidRDefault="00946B29">
      <w:pPr>
        <w:jc w:val="both"/>
        <w:rPr>
          <w:ins w:id="239" w:author="MARIE" w:date="2016-10-25T09:24:00Z"/>
          <w:del w:id="240" w:author="lambor" w:date="2016-11-01T08:32:00Z"/>
          <w:rFonts w:ascii="Times New Roman" w:hAnsi="Times New Roman" w:cs="Times New Roman"/>
        </w:rPr>
        <w:pPrChange w:id="241" w:author="MARIE" w:date="2016-10-25T09:24:00Z">
          <w:pPr>
            <w:widowControl/>
            <w:suppressAutoHyphens w:val="0"/>
          </w:pPr>
        </w:pPrChange>
      </w:pPr>
      <w:r w:rsidRPr="00D05AF6">
        <w:rPr>
          <w:rFonts w:ascii="Times New Roman" w:hAnsi="Times New Roman" w:cs="Times New Roman"/>
        </w:rPr>
        <w:fldChar w:fldCharType="end"/>
      </w:r>
    </w:p>
    <w:p w:rsidR="00C03AFB" w:rsidRPr="00D05AF6" w:rsidRDefault="00484368">
      <w:pPr>
        <w:jc w:val="both"/>
        <w:rPr>
          <w:del w:id="242" w:author="lambor" w:date="2016-11-01T08:32:00Z"/>
          <w:rFonts w:ascii="Times New Roman" w:hAnsi="Times New Roman" w:cs="Times New Roman"/>
        </w:rPr>
        <w:pPrChange w:id="243" w:author="lambor" w:date="2016-11-01T08:32:00Z">
          <w:pPr>
            <w:spacing w:line="360" w:lineRule="auto"/>
            <w:jc w:val="both"/>
          </w:pPr>
        </w:pPrChange>
      </w:pPr>
      <w:moveFromRangeStart w:id="244" w:author="MARIE" w:date="2016-10-25T09:17:00Z" w:name="move465150359"/>
      <w:moveFrom w:id="245" w:author="MARIE" w:date="2016-10-25T09:17:00Z">
        <w:r w:rsidRPr="00D05AF6" w:rsidDel="00E70042">
          <w:rPr>
            <w:rFonts w:ascii="Times New Roman" w:hAnsi="Times New Roman" w:cs="Times New Roman"/>
          </w:rPr>
          <w:t>School of Computing and Informatic</w:t>
        </w:r>
        <w:del w:id="246" w:author="lambor" w:date="2016-11-01T08:32:00Z">
          <w:r w:rsidRPr="00D05AF6" w:rsidDel="005928B3">
            <w:rPr>
              <w:rFonts w:ascii="Times New Roman" w:hAnsi="Times New Roman" w:cs="Times New Roman"/>
            </w:rPr>
            <w:delText>s</w:delText>
          </w:r>
        </w:del>
      </w:moveFrom>
    </w:p>
    <w:p w:rsidR="002C3507" w:rsidRPr="00D05AF6" w:rsidDel="005928B3" w:rsidRDefault="002C3507" w:rsidP="005257F6">
      <w:pPr>
        <w:spacing w:line="360" w:lineRule="auto"/>
        <w:jc w:val="both"/>
        <w:rPr>
          <w:del w:id="247" w:author="lambor" w:date="2016-11-01T08:32:00Z"/>
          <w:rFonts w:ascii="Times New Roman" w:hAnsi="Times New Roman" w:cs="Times New Roman"/>
        </w:rPr>
      </w:pPr>
    </w:p>
    <w:p w:rsidR="00FD4954" w:rsidRPr="00D05AF6" w:rsidDel="005928B3" w:rsidRDefault="00484368" w:rsidP="005257F6">
      <w:pPr>
        <w:spacing w:line="360" w:lineRule="auto"/>
        <w:jc w:val="both"/>
        <w:rPr>
          <w:del w:id="248" w:author="lambor" w:date="2016-11-01T08:32:00Z"/>
          <w:rFonts w:ascii="Times New Roman" w:hAnsi="Times New Roman" w:cs="Times New Roman"/>
        </w:rPr>
      </w:pPr>
      <w:moveFrom w:id="249" w:author="MARIE" w:date="2016-10-25T09:17:00Z">
        <w:r w:rsidRPr="00D05AF6" w:rsidDel="00E70042">
          <w:rPr>
            <w:rFonts w:ascii="Times New Roman" w:hAnsi="Times New Roman" w:cs="Times New Roman"/>
          </w:rPr>
          <w:t>Ma</w:t>
        </w:r>
        <w:del w:id="250" w:author="lambor" w:date="2016-11-01T08:32:00Z">
          <w:r w:rsidRPr="00D05AF6" w:rsidDel="005928B3">
            <w:rPr>
              <w:rFonts w:ascii="Times New Roman" w:hAnsi="Times New Roman" w:cs="Times New Roman"/>
            </w:rPr>
            <w:delText>seno University</w:delText>
          </w:r>
          <w:r w:rsidR="002C3507" w:rsidRPr="00D05AF6" w:rsidDel="005928B3">
            <w:rPr>
              <w:rFonts w:ascii="Times New Roman" w:hAnsi="Times New Roman" w:cs="Times New Roman"/>
            </w:rPr>
            <w:delText>.</w:delText>
          </w:r>
        </w:del>
      </w:moveFrom>
    </w:p>
    <w:moveFromRangeEnd w:id="244"/>
    <w:p w:rsidR="00FD4954" w:rsidRPr="00D05AF6" w:rsidDel="005928B3" w:rsidRDefault="00FD4954" w:rsidP="005257F6">
      <w:pPr>
        <w:spacing w:line="360" w:lineRule="auto"/>
        <w:jc w:val="both"/>
        <w:rPr>
          <w:del w:id="251" w:author="lambor" w:date="2016-11-01T08:32:00Z"/>
          <w:rFonts w:ascii="Times New Roman" w:hAnsi="Times New Roman" w:cs="Times New Roman"/>
          <w:b/>
        </w:rPr>
      </w:pPr>
    </w:p>
    <w:p w:rsidR="00FD4954" w:rsidRPr="00D05AF6" w:rsidDel="005928B3" w:rsidRDefault="00FD4954" w:rsidP="005257F6">
      <w:pPr>
        <w:spacing w:line="360" w:lineRule="auto"/>
        <w:jc w:val="both"/>
        <w:rPr>
          <w:del w:id="252" w:author="lambor" w:date="2016-11-01T08:32:00Z"/>
          <w:rFonts w:ascii="Times New Roman" w:hAnsi="Times New Roman" w:cs="Times New Roman"/>
          <w:b/>
        </w:rPr>
      </w:pPr>
    </w:p>
    <w:p w:rsidR="00FD4954" w:rsidRPr="00D05AF6" w:rsidDel="005928B3" w:rsidRDefault="00FD4954" w:rsidP="005257F6">
      <w:pPr>
        <w:spacing w:line="360" w:lineRule="auto"/>
        <w:jc w:val="both"/>
        <w:rPr>
          <w:del w:id="253" w:author="lambor" w:date="2016-11-01T08:32:00Z"/>
          <w:rFonts w:ascii="Times New Roman" w:hAnsi="Times New Roman" w:cs="Times New Roman"/>
          <w:b/>
        </w:rPr>
      </w:pPr>
    </w:p>
    <w:p w:rsidR="00C03AFB" w:rsidRPr="00D05AF6" w:rsidRDefault="00C03AFB">
      <w:pPr>
        <w:jc w:val="both"/>
        <w:rPr>
          <w:rFonts w:ascii="Times New Roman" w:hAnsi="Times New Roman" w:cs="Times New Roman"/>
          <w:b/>
        </w:rPr>
        <w:pPrChange w:id="254" w:author="lambor" w:date="2016-11-01T08:32:00Z">
          <w:pPr>
            <w:spacing w:line="360" w:lineRule="auto"/>
          </w:pPr>
        </w:pPrChange>
      </w:pPr>
    </w:p>
    <w:p w:rsidR="006675B8" w:rsidRPr="00D05AF6" w:rsidRDefault="006675B8" w:rsidP="005257F6">
      <w:pPr>
        <w:spacing w:line="360" w:lineRule="auto"/>
        <w:jc w:val="both"/>
        <w:rPr>
          <w:rStyle w:val="SubtleReference"/>
          <w:rFonts w:ascii="Times New Roman" w:hAnsi="Times New Roman" w:cs="Times New Roman"/>
          <w:b/>
          <w:color w:val="00000A"/>
          <w:sz w:val="28"/>
          <w:szCs w:val="28"/>
          <w:u w:val="none"/>
        </w:rPr>
      </w:pPr>
    </w:p>
    <w:p w:rsidR="00962D95" w:rsidRPr="00D05AF6" w:rsidRDefault="00962D95" w:rsidP="005257F6">
      <w:pPr>
        <w:spacing w:line="360" w:lineRule="auto"/>
        <w:jc w:val="both"/>
        <w:rPr>
          <w:rStyle w:val="SubtleReference"/>
          <w:rFonts w:ascii="Times New Roman" w:hAnsi="Times New Roman" w:cs="Times New Roman"/>
          <w:b/>
          <w:color w:val="00000A"/>
          <w:sz w:val="28"/>
          <w:szCs w:val="28"/>
          <w:u w:val="none"/>
        </w:rPr>
      </w:pPr>
    </w:p>
    <w:p w:rsidR="00962D95" w:rsidRPr="00D05AF6" w:rsidRDefault="00962D95" w:rsidP="005257F6">
      <w:pPr>
        <w:spacing w:line="360" w:lineRule="auto"/>
        <w:jc w:val="both"/>
        <w:rPr>
          <w:rStyle w:val="SubtleReference"/>
          <w:rFonts w:ascii="Times New Roman" w:hAnsi="Times New Roman" w:cs="Times New Roman"/>
          <w:b/>
          <w:color w:val="00000A"/>
          <w:sz w:val="28"/>
          <w:szCs w:val="28"/>
          <w:u w:val="none"/>
        </w:rPr>
      </w:pPr>
    </w:p>
    <w:p w:rsidR="00962D95" w:rsidRPr="00D05AF6" w:rsidRDefault="00962D95" w:rsidP="005257F6">
      <w:pPr>
        <w:spacing w:line="360" w:lineRule="auto"/>
        <w:jc w:val="both"/>
        <w:rPr>
          <w:rStyle w:val="SubtleReference"/>
          <w:rFonts w:ascii="Times New Roman" w:hAnsi="Times New Roman" w:cs="Times New Roman"/>
          <w:b/>
          <w:color w:val="00000A"/>
          <w:sz w:val="28"/>
          <w:szCs w:val="28"/>
          <w:u w:val="none"/>
        </w:rPr>
      </w:pPr>
    </w:p>
    <w:p w:rsidR="00962D95" w:rsidRPr="00D05AF6" w:rsidDel="005928B3" w:rsidRDefault="00962D95" w:rsidP="005257F6">
      <w:pPr>
        <w:spacing w:line="360" w:lineRule="auto"/>
        <w:jc w:val="both"/>
        <w:rPr>
          <w:del w:id="255" w:author="lambor" w:date="2016-11-01T08:33:00Z"/>
          <w:rStyle w:val="SubtleReference"/>
          <w:rFonts w:ascii="Times New Roman" w:hAnsi="Times New Roman" w:cs="Times New Roman"/>
          <w:b/>
          <w:color w:val="00000A"/>
          <w:sz w:val="28"/>
          <w:szCs w:val="28"/>
          <w:u w:val="none"/>
        </w:rPr>
      </w:pPr>
    </w:p>
    <w:p w:rsidR="006675B8" w:rsidRPr="00D05AF6" w:rsidDel="005928B3" w:rsidRDefault="006675B8" w:rsidP="005257F6">
      <w:pPr>
        <w:spacing w:line="360" w:lineRule="auto"/>
        <w:jc w:val="both"/>
        <w:rPr>
          <w:del w:id="256" w:author="lambor" w:date="2016-11-01T08:33:00Z"/>
          <w:rStyle w:val="SubtleReference"/>
          <w:rFonts w:ascii="Times New Roman" w:hAnsi="Times New Roman" w:cs="Times New Roman"/>
          <w:b/>
          <w:color w:val="00000A"/>
          <w:sz w:val="28"/>
          <w:szCs w:val="28"/>
          <w:u w:val="none"/>
        </w:rPr>
      </w:pPr>
    </w:p>
    <w:p w:rsidR="00B45424" w:rsidRPr="00D05AF6" w:rsidRDefault="00B45424" w:rsidP="005257F6">
      <w:pPr>
        <w:spacing w:line="360" w:lineRule="auto"/>
        <w:jc w:val="both"/>
        <w:rPr>
          <w:ins w:id="257" w:author="MARIE" w:date="2016-10-25T09:59:00Z"/>
          <w:rStyle w:val="SubtleReference"/>
          <w:rFonts w:ascii="Times New Roman" w:hAnsi="Times New Roman" w:cs="Times New Roman"/>
          <w:b/>
          <w:color w:val="00000A"/>
          <w:sz w:val="28"/>
          <w:szCs w:val="28"/>
          <w:u w:val="none"/>
        </w:rPr>
        <w:sectPr w:rsidR="00B45424" w:rsidRPr="00D05AF6" w:rsidSect="00B45424">
          <w:footerReference w:type="default" r:id="rId11"/>
          <w:pgSz w:w="11906" w:h="16838"/>
          <w:pgMar w:top="1134" w:right="1134" w:bottom="1134" w:left="1134" w:header="0" w:footer="0" w:gutter="0"/>
          <w:pgNumType w:fmt="lowerRoman" w:start="1"/>
          <w:cols w:space="720"/>
          <w:formProt w:val="0"/>
          <w:docGrid w:linePitch="240" w:charSpace="-6145"/>
          <w:sectPrChange w:id="263" w:author="MARIE" w:date="2016-10-25T10:01:00Z">
            <w:sectPr w:rsidR="00B45424" w:rsidRPr="00D05AF6" w:rsidSect="00B45424">
              <w:pgMar w:top="1134" w:right="1134" w:bottom="1134" w:left="1134" w:header="0" w:footer="0" w:gutter="0"/>
              <w:pgNumType w:fmt="decimal"/>
            </w:sectPr>
          </w:sectPrChange>
        </w:sectPr>
      </w:pPr>
    </w:p>
    <w:p w:rsidR="006675B8" w:rsidRPr="00D05AF6" w:rsidDel="00B45424" w:rsidRDefault="006675B8" w:rsidP="00985C8D">
      <w:pPr>
        <w:pStyle w:val="Heading1"/>
        <w:jc w:val="center"/>
        <w:rPr>
          <w:del w:id="264" w:author="MARIE" w:date="2016-10-25T09:59:00Z"/>
          <w:rStyle w:val="SubtleReference"/>
          <w:rFonts w:ascii="Times New Roman" w:hAnsi="Times New Roman" w:cs="Times New Roman"/>
          <w:b w:val="0"/>
          <w:color w:val="00000A"/>
          <w:sz w:val="28"/>
          <w:szCs w:val="28"/>
          <w:u w:val="none"/>
        </w:rPr>
      </w:pPr>
    </w:p>
    <w:p w:rsidR="006675B8" w:rsidRPr="00D05AF6" w:rsidDel="00B45424" w:rsidRDefault="006675B8" w:rsidP="00985C8D">
      <w:pPr>
        <w:pStyle w:val="Heading1"/>
        <w:jc w:val="center"/>
        <w:rPr>
          <w:del w:id="265" w:author="MARIE" w:date="2016-10-25T09:59:00Z"/>
          <w:rStyle w:val="SubtleReference"/>
          <w:rFonts w:ascii="Times New Roman" w:hAnsi="Times New Roman" w:cs="Times New Roman"/>
          <w:b w:val="0"/>
          <w:color w:val="00000A"/>
          <w:sz w:val="28"/>
          <w:szCs w:val="28"/>
          <w:u w:val="none"/>
        </w:rPr>
      </w:pPr>
    </w:p>
    <w:p w:rsidR="006675B8" w:rsidRPr="00D05AF6" w:rsidDel="0055777B" w:rsidRDefault="006675B8" w:rsidP="00985C8D">
      <w:pPr>
        <w:pStyle w:val="Heading1"/>
        <w:jc w:val="center"/>
        <w:rPr>
          <w:del w:id="266" w:author="MARIE" w:date="2016-10-25T09:23:00Z"/>
          <w:rStyle w:val="SubtleReference"/>
          <w:rFonts w:ascii="Times New Roman" w:hAnsi="Times New Roman" w:cs="Times New Roman"/>
          <w:b w:val="0"/>
          <w:color w:val="00000A"/>
          <w:sz w:val="28"/>
          <w:szCs w:val="28"/>
          <w:u w:val="none"/>
        </w:rPr>
      </w:pPr>
    </w:p>
    <w:p w:rsidR="006675B8" w:rsidRPr="00D05AF6" w:rsidDel="00B45424" w:rsidRDefault="006675B8" w:rsidP="00985C8D">
      <w:pPr>
        <w:pStyle w:val="Heading1"/>
        <w:jc w:val="center"/>
        <w:rPr>
          <w:del w:id="267" w:author="MARIE" w:date="2016-10-25T09:59:00Z"/>
          <w:rStyle w:val="SubtleReference"/>
          <w:rFonts w:ascii="Times New Roman" w:hAnsi="Times New Roman" w:cs="Times New Roman"/>
          <w:b w:val="0"/>
          <w:color w:val="00000A"/>
          <w:sz w:val="28"/>
          <w:szCs w:val="28"/>
          <w:u w:val="none"/>
        </w:rPr>
      </w:pPr>
    </w:p>
    <w:p w:rsidR="006675B8" w:rsidRPr="00D05AF6" w:rsidDel="009C2992" w:rsidRDefault="006675B8" w:rsidP="00985C8D">
      <w:pPr>
        <w:pStyle w:val="Heading1"/>
        <w:jc w:val="center"/>
        <w:rPr>
          <w:del w:id="268" w:author="MARIE" w:date="2016-10-25T09:25:00Z"/>
          <w:rStyle w:val="SubtleReference"/>
          <w:rFonts w:ascii="Times New Roman" w:hAnsi="Times New Roman" w:cs="Times New Roman"/>
          <w:b w:val="0"/>
          <w:color w:val="00000A"/>
          <w:sz w:val="28"/>
          <w:szCs w:val="28"/>
          <w:u w:val="none"/>
        </w:rPr>
      </w:pPr>
    </w:p>
    <w:p w:rsidR="006675B8" w:rsidRPr="00D05AF6" w:rsidDel="009C2992" w:rsidRDefault="006675B8" w:rsidP="00985C8D">
      <w:pPr>
        <w:pStyle w:val="Heading1"/>
        <w:jc w:val="center"/>
        <w:rPr>
          <w:del w:id="269" w:author="MARIE" w:date="2016-10-25T09:25:00Z"/>
          <w:rStyle w:val="SubtleReference"/>
          <w:rFonts w:ascii="Times New Roman" w:hAnsi="Times New Roman" w:cs="Times New Roman"/>
          <w:b w:val="0"/>
          <w:color w:val="00000A"/>
          <w:sz w:val="28"/>
          <w:szCs w:val="28"/>
          <w:u w:val="none"/>
        </w:rPr>
      </w:pPr>
    </w:p>
    <w:p w:rsidR="00E8558E" w:rsidRPr="00D05AF6" w:rsidDel="009C2992" w:rsidRDefault="00E8558E" w:rsidP="00985C8D">
      <w:pPr>
        <w:pStyle w:val="Heading1"/>
        <w:jc w:val="center"/>
        <w:rPr>
          <w:del w:id="270"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1"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2"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3"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4"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5"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6"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7"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8"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79"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0"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1"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2"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3"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4"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5" w:author="MARIE" w:date="2016-10-25T09:25:00Z"/>
          <w:rStyle w:val="SubtleReference"/>
          <w:rFonts w:ascii="Times New Roman" w:hAnsi="Times New Roman" w:cs="Times New Roman"/>
          <w:smallCaps w:val="0"/>
          <w:color w:val="00000A"/>
          <w:u w:val="none"/>
        </w:rPr>
      </w:pPr>
    </w:p>
    <w:p w:rsidR="00E8558E" w:rsidRPr="00D05AF6" w:rsidDel="009C2992" w:rsidRDefault="00E8558E" w:rsidP="00985C8D">
      <w:pPr>
        <w:pStyle w:val="Heading1"/>
        <w:jc w:val="center"/>
        <w:rPr>
          <w:del w:id="286" w:author="MARIE" w:date="2016-10-25T09:25:00Z"/>
          <w:rStyle w:val="SubtleReference"/>
          <w:rFonts w:ascii="Times New Roman" w:hAnsi="Times New Roman" w:cs="Times New Roman"/>
          <w:smallCaps w:val="0"/>
          <w:color w:val="00000A"/>
          <w:u w:val="none"/>
        </w:rPr>
      </w:pPr>
    </w:p>
    <w:p w:rsidR="00FD4954" w:rsidRPr="00D05AF6" w:rsidDel="005928B3" w:rsidRDefault="00F7718B" w:rsidP="00985C8D">
      <w:pPr>
        <w:pStyle w:val="Heading1"/>
        <w:jc w:val="center"/>
        <w:rPr>
          <w:del w:id="287" w:author="lambor" w:date="2016-11-01T08:33:00Z"/>
          <w:rFonts w:ascii="Times New Roman" w:hAnsi="Times New Roman" w:cs="Times New Roman"/>
        </w:rPr>
      </w:pPr>
      <w:moveFromRangeStart w:id="288" w:author="MARIE" w:date="2016-10-25T09:23:00Z" w:name="move465150726"/>
      <w:moveFrom w:id="289" w:author="MARIE" w:date="2016-10-25T09:23:00Z">
        <w:r w:rsidRPr="00D05AF6" w:rsidDel="0055777B">
          <w:rPr>
            <w:rStyle w:val="SubtleReference"/>
            <w:rFonts w:ascii="Times New Roman" w:hAnsi="Times New Roman" w:cs="Times New Roman"/>
            <w:smallCaps w:val="0"/>
            <w:color w:val="00000A"/>
            <w:u w:val="none"/>
          </w:rPr>
          <w:t>ABSTRAC</w:t>
        </w:r>
        <w:r w:rsidR="002C3507" w:rsidRPr="00D05AF6" w:rsidDel="0055777B">
          <w:rPr>
            <w:rFonts w:ascii="Times New Roman" w:hAnsi="Times New Roman" w:cs="Times New Roman"/>
          </w:rPr>
          <w:t>Our</w:t>
        </w:r>
        <w:r w:rsidR="00484368" w:rsidRPr="00D05AF6" w:rsidDel="0055777B">
          <w:rPr>
            <w:rFonts w:ascii="Times New Roman" w:hAnsi="Times New Roman" w:cs="Times New Roman"/>
          </w:rPr>
          <w:t xml:space="preserve"> institutions mainly rely on a physical science laboratory for their experimentation and practical learning. Installation and maintenance of such a facility is beyond the scope of most Kenyan </w:t>
        </w:r>
        <w:r w:rsidR="002C3507" w:rsidRPr="00D05AF6" w:rsidDel="0055777B">
          <w:rPr>
            <w:rFonts w:ascii="Times New Roman" w:hAnsi="Times New Roman" w:cs="Times New Roman"/>
          </w:rPr>
          <w:t>institution</w:t>
        </w:r>
        <w:r w:rsidR="00484368" w:rsidRPr="00D05AF6" w:rsidDel="0055777B">
          <w:rPr>
            <w:rFonts w:ascii="Times New Roman" w:hAnsi="Times New Roman" w:cs="Times New Roman"/>
          </w:rPr>
          <w:t>. The expenses incurred during operation of the physical laboratory are difficult to realize.  From the main issues we face the challenge of development of a computerized system that will cater for the students experiment lessons that are not realized in the physical laboratory, and allow them to learn and view experiment in cyber space. The E-lab will also enable revision of those covered in the physical laboratory .Indeed utilization of the cyber space is a good solution for this as it enables experimentation an unlimited number of time easily</w:t>
        </w:r>
        <w:del w:id="290" w:author="lambor" w:date="2016-11-01T08:33:00Z">
          <w:r w:rsidR="00484368" w:rsidRPr="00D05AF6" w:rsidDel="005928B3">
            <w:rPr>
              <w:rFonts w:ascii="Times New Roman" w:hAnsi="Times New Roman" w:cs="Times New Roman"/>
            </w:rPr>
            <w:delText>.</w:delText>
          </w:r>
        </w:del>
      </w:moveFrom>
    </w:p>
    <w:moveFromRangeEnd w:id="288"/>
    <w:p w:rsidR="00FD4954" w:rsidRPr="00D05AF6" w:rsidDel="009C2992" w:rsidRDefault="00FD4954" w:rsidP="00985C8D">
      <w:pPr>
        <w:pStyle w:val="Heading1"/>
        <w:jc w:val="center"/>
        <w:rPr>
          <w:del w:id="291" w:author="MARIE" w:date="2016-10-25T09:25:00Z"/>
          <w:rFonts w:ascii="Times New Roman" w:hAnsi="Times New Roman" w:cs="Times New Roman"/>
        </w:rPr>
      </w:pPr>
    </w:p>
    <w:p w:rsidR="00FD4954" w:rsidRPr="00D05AF6" w:rsidDel="009C2992" w:rsidRDefault="00FD4954" w:rsidP="00985C8D">
      <w:pPr>
        <w:pStyle w:val="Heading1"/>
        <w:jc w:val="center"/>
        <w:rPr>
          <w:del w:id="292" w:author="MARIE" w:date="2016-10-25T09:25:00Z"/>
          <w:rFonts w:ascii="Times New Roman" w:hAnsi="Times New Roman" w:cs="Times New Roman"/>
        </w:rPr>
      </w:pPr>
    </w:p>
    <w:p w:rsidR="00FD4954" w:rsidRPr="00D05AF6" w:rsidDel="009C2992" w:rsidRDefault="00FD4954" w:rsidP="00985C8D">
      <w:pPr>
        <w:pStyle w:val="Heading1"/>
        <w:jc w:val="center"/>
        <w:rPr>
          <w:del w:id="293" w:author="MARIE" w:date="2016-10-25T09:25:00Z"/>
          <w:rFonts w:ascii="Times New Roman" w:hAnsi="Times New Roman" w:cs="Times New Roman"/>
        </w:rPr>
      </w:pPr>
    </w:p>
    <w:p w:rsidR="00FD4954" w:rsidRPr="00D05AF6" w:rsidDel="009C2992" w:rsidRDefault="00FD4954" w:rsidP="00985C8D">
      <w:pPr>
        <w:pStyle w:val="Heading1"/>
        <w:jc w:val="center"/>
        <w:rPr>
          <w:del w:id="294" w:author="MARIE" w:date="2016-10-25T09:25:00Z"/>
          <w:rFonts w:ascii="Times New Roman" w:hAnsi="Times New Roman" w:cs="Times New Roman"/>
        </w:rPr>
      </w:pPr>
    </w:p>
    <w:p w:rsidR="00FD4954" w:rsidRPr="00D05AF6" w:rsidDel="009C2992" w:rsidRDefault="00FD4954" w:rsidP="00985C8D">
      <w:pPr>
        <w:pStyle w:val="Heading1"/>
        <w:jc w:val="center"/>
        <w:rPr>
          <w:del w:id="295" w:author="MARIE" w:date="2016-10-25T09:25:00Z"/>
          <w:rFonts w:ascii="Times New Roman" w:hAnsi="Times New Roman" w:cs="Times New Roman"/>
        </w:rPr>
      </w:pPr>
    </w:p>
    <w:p w:rsidR="00FD4954" w:rsidRPr="00D05AF6" w:rsidDel="009C2992" w:rsidRDefault="00FD4954" w:rsidP="00985C8D">
      <w:pPr>
        <w:pStyle w:val="Heading1"/>
        <w:jc w:val="center"/>
        <w:rPr>
          <w:del w:id="296" w:author="MARIE" w:date="2016-10-25T09:25:00Z"/>
          <w:rFonts w:ascii="Times New Roman" w:hAnsi="Times New Roman" w:cs="Times New Roman"/>
        </w:rPr>
      </w:pPr>
    </w:p>
    <w:p w:rsidR="00FD4954" w:rsidRPr="00D05AF6" w:rsidDel="009C2992" w:rsidRDefault="00FD4954" w:rsidP="00985C8D">
      <w:pPr>
        <w:pStyle w:val="Heading1"/>
        <w:jc w:val="center"/>
        <w:rPr>
          <w:del w:id="297" w:author="MARIE" w:date="2016-10-25T09:25:00Z"/>
          <w:rFonts w:ascii="Times New Roman" w:hAnsi="Times New Roman" w:cs="Times New Roman"/>
        </w:rPr>
      </w:pPr>
    </w:p>
    <w:p w:rsidR="00FD4954" w:rsidRPr="00D05AF6" w:rsidDel="009C2992" w:rsidRDefault="00FD4954" w:rsidP="00985C8D">
      <w:pPr>
        <w:pStyle w:val="Heading1"/>
        <w:jc w:val="center"/>
        <w:rPr>
          <w:del w:id="298" w:author="MARIE" w:date="2016-10-25T09:25:00Z"/>
          <w:rFonts w:ascii="Times New Roman" w:hAnsi="Times New Roman" w:cs="Times New Roman"/>
        </w:rPr>
      </w:pPr>
    </w:p>
    <w:p w:rsidR="00FD4954" w:rsidRPr="00D05AF6" w:rsidDel="009C2992" w:rsidRDefault="00FD4954" w:rsidP="00985C8D">
      <w:pPr>
        <w:pStyle w:val="Heading1"/>
        <w:jc w:val="center"/>
        <w:rPr>
          <w:del w:id="299" w:author="MARIE" w:date="2016-10-25T09:25:00Z"/>
          <w:rFonts w:ascii="Times New Roman" w:hAnsi="Times New Roman" w:cs="Times New Roman"/>
        </w:rPr>
      </w:pPr>
    </w:p>
    <w:p w:rsidR="00FD4954" w:rsidRPr="00D05AF6" w:rsidDel="009C2992" w:rsidRDefault="00FD4954" w:rsidP="00985C8D">
      <w:pPr>
        <w:pStyle w:val="Heading1"/>
        <w:jc w:val="center"/>
        <w:rPr>
          <w:del w:id="300" w:author="MARIE" w:date="2016-10-25T09:25:00Z"/>
          <w:rFonts w:ascii="Times New Roman" w:hAnsi="Times New Roman" w:cs="Times New Roman"/>
        </w:rPr>
      </w:pPr>
    </w:p>
    <w:p w:rsidR="00FD4954" w:rsidRPr="00D05AF6" w:rsidDel="009C2992" w:rsidRDefault="00FD4954" w:rsidP="00985C8D">
      <w:pPr>
        <w:pStyle w:val="Heading1"/>
        <w:jc w:val="center"/>
        <w:rPr>
          <w:del w:id="301" w:author="MARIE" w:date="2016-10-25T09:25:00Z"/>
          <w:rFonts w:ascii="Times New Roman" w:hAnsi="Times New Roman" w:cs="Times New Roman"/>
        </w:rPr>
      </w:pPr>
    </w:p>
    <w:p w:rsidR="00FD4954" w:rsidRPr="00D05AF6" w:rsidDel="009C2992" w:rsidRDefault="00FD4954" w:rsidP="00985C8D">
      <w:pPr>
        <w:pStyle w:val="Heading1"/>
        <w:jc w:val="center"/>
        <w:rPr>
          <w:del w:id="302" w:author="MARIE" w:date="2016-10-25T09:25:00Z"/>
          <w:rFonts w:ascii="Times New Roman" w:hAnsi="Times New Roman" w:cs="Times New Roman"/>
        </w:rPr>
      </w:pPr>
    </w:p>
    <w:p w:rsidR="00FD4954" w:rsidRPr="00D05AF6" w:rsidDel="009C2992" w:rsidRDefault="00FD4954" w:rsidP="00985C8D">
      <w:pPr>
        <w:pStyle w:val="Heading1"/>
        <w:jc w:val="center"/>
        <w:rPr>
          <w:del w:id="303" w:author="MARIE" w:date="2016-10-25T09:25:00Z"/>
          <w:rFonts w:ascii="Times New Roman" w:hAnsi="Times New Roman" w:cs="Times New Roman"/>
        </w:rPr>
      </w:pPr>
    </w:p>
    <w:p w:rsidR="00FD4954" w:rsidRPr="00D05AF6" w:rsidDel="009C2992" w:rsidRDefault="00FD4954" w:rsidP="00985C8D">
      <w:pPr>
        <w:pStyle w:val="Heading1"/>
        <w:jc w:val="center"/>
        <w:rPr>
          <w:del w:id="304" w:author="MARIE" w:date="2016-10-25T09:25:00Z"/>
          <w:rFonts w:ascii="Times New Roman" w:hAnsi="Times New Roman" w:cs="Times New Roman"/>
        </w:rPr>
      </w:pPr>
    </w:p>
    <w:p w:rsidR="00FD4954" w:rsidRPr="00D05AF6" w:rsidDel="009C2992" w:rsidRDefault="00FD4954" w:rsidP="00985C8D">
      <w:pPr>
        <w:pStyle w:val="Heading1"/>
        <w:jc w:val="center"/>
        <w:rPr>
          <w:del w:id="305" w:author="MARIE" w:date="2016-10-25T09:25:00Z"/>
          <w:rFonts w:ascii="Times New Roman" w:hAnsi="Times New Roman" w:cs="Times New Roman"/>
        </w:rPr>
      </w:pPr>
    </w:p>
    <w:p w:rsidR="00FD4954" w:rsidRPr="00D05AF6" w:rsidDel="009C2992" w:rsidRDefault="00FD4954" w:rsidP="00985C8D">
      <w:pPr>
        <w:pStyle w:val="Heading1"/>
        <w:jc w:val="center"/>
        <w:rPr>
          <w:del w:id="306" w:author="MARIE" w:date="2016-10-25T09:25:00Z"/>
          <w:rFonts w:ascii="Times New Roman" w:hAnsi="Times New Roman" w:cs="Times New Roman"/>
        </w:rPr>
      </w:pPr>
    </w:p>
    <w:p w:rsidR="00FD4954" w:rsidRPr="00D05AF6" w:rsidDel="009C2992" w:rsidRDefault="00FD4954" w:rsidP="00985C8D">
      <w:pPr>
        <w:pStyle w:val="Heading1"/>
        <w:jc w:val="center"/>
        <w:rPr>
          <w:del w:id="307" w:author="MARIE" w:date="2016-10-25T09:25:00Z"/>
          <w:rFonts w:ascii="Times New Roman" w:hAnsi="Times New Roman" w:cs="Times New Roman"/>
        </w:rPr>
      </w:pPr>
    </w:p>
    <w:p w:rsidR="00CA7436" w:rsidRPr="00D05AF6" w:rsidDel="009C2992" w:rsidRDefault="00CA7436" w:rsidP="00985C8D">
      <w:pPr>
        <w:pStyle w:val="Heading1"/>
        <w:jc w:val="center"/>
        <w:rPr>
          <w:del w:id="308" w:author="MARIE" w:date="2016-10-25T09:25:00Z"/>
          <w:rFonts w:ascii="Times New Roman" w:hAnsi="Times New Roman" w:cs="Times New Roman"/>
        </w:rPr>
      </w:pPr>
    </w:p>
    <w:p w:rsidR="00CA7436" w:rsidRPr="00D05AF6" w:rsidDel="009C2992" w:rsidRDefault="00CA7436" w:rsidP="00985C8D">
      <w:pPr>
        <w:pStyle w:val="Heading1"/>
        <w:jc w:val="center"/>
        <w:rPr>
          <w:del w:id="309" w:author="MARIE" w:date="2016-10-25T09:25:00Z"/>
          <w:rFonts w:ascii="Times New Roman" w:hAnsi="Times New Roman" w:cs="Times New Roman"/>
        </w:rPr>
      </w:pPr>
    </w:p>
    <w:p w:rsidR="00CA7436" w:rsidRPr="00D05AF6" w:rsidDel="009C2992" w:rsidRDefault="00CA7436" w:rsidP="00985C8D">
      <w:pPr>
        <w:pStyle w:val="Heading1"/>
        <w:jc w:val="center"/>
        <w:rPr>
          <w:del w:id="310" w:author="MARIE" w:date="2016-10-25T09:25:00Z"/>
          <w:rFonts w:ascii="Times New Roman" w:hAnsi="Times New Roman" w:cs="Times New Roman"/>
        </w:rPr>
      </w:pPr>
    </w:p>
    <w:p w:rsidR="00CA7436" w:rsidRPr="00D05AF6" w:rsidDel="009C2992" w:rsidRDefault="00CA7436" w:rsidP="00985C8D">
      <w:pPr>
        <w:pStyle w:val="Heading1"/>
        <w:jc w:val="center"/>
        <w:rPr>
          <w:del w:id="311" w:author="MARIE" w:date="2016-10-25T09:25:00Z"/>
          <w:rFonts w:ascii="Times New Roman" w:hAnsi="Times New Roman" w:cs="Times New Roman"/>
        </w:rPr>
      </w:pPr>
    </w:p>
    <w:p w:rsidR="00CA7436" w:rsidRPr="00D05AF6" w:rsidDel="009C2992" w:rsidRDefault="00CA7436" w:rsidP="00985C8D">
      <w:pPr>
        <w:pStyle w:val="Heading1"/>
        <w:jc w:val="center"/>
        <w:rPr>
          <w:del w:id="312" w:author="MARIE" w:date="2016-10-25T09:25:00Z"/>
          <w:rFonts w:ascii="Times New Roman" w:hAnsi="Times New Roman" w:cs="Times New Roman"/>
        </w:rPr>
      </w:pPr>
    </w:p>
    <w:p w:rsidR="00C03AFB" w:rsidRPr="00D05AF6" w:rsidRDefault="00CA7436">
      <w:pPr>
        <w:pStyle w:val="Heading1"/>
        <w:jc w:val="center"/>
        <w:rPr>
          <w:del w:id="313" w:author="lambor" w:date="2016-11-01T08:33:00Z"/>
          <w:rFonts w:ascii="Times New Roman" w:hAnsi="Times New Roman" w:cs="Times New Roman"/>
        </w:rPr>
        <w:pPrChange w:id="314" w:author="lambor" w:date="2016-11-01T08:33:00Z">
          <w:pPr>
            <w:pStyle w:val="Heading1"/>
            <w:spacing w:line="360" w:lineRule="auto"/>
          </w:pPr>
        </w:pPrChange>
      </w:pPr>
      <w:moveFromRangeStart w:id="315" w:author="MARIE" w:date="2016-10-25T09:24:00Z" w:name="move465150795"/>
      <w:moveFrom w:id="316" w:author="MARIE" w:date="2016-10-25T09:24:00Z">
        <w:r w:rsidRPr="00D05AF6" w:rsidDel="0055777B">
          <w:rPr>
            <w:rFonts w:ascii="Times New Roman" w:hAnsi="Times New Roman" w:cs="Times New Roman"/>
          </w:rPr>
          <w:t>ACKNOWLEDGEMENT</w:t>
        </w:r>
        <w:del w:id="317" w:author="lambor" w:date="2016-11-01T08:33:00Z">
          <w:r w:rsidRPr="00D05AF6" w:rsidDel="005928B3">
            <w:rPr>
              <w:rFonts w:ascii="Times New Roman" w:hAnsi="Times New Roman" w:cs="Times New Roman"/>
            </w:rPr>
            <w:delText>S</w:delText>
          </w:r>
        </w:del>
      </w:moveFrom>
    </w:p>
    <w:p w:rsidR="00CA7436" w:rsidRPr="00D05AF6" w:rsidDel="005928B3" w:rsidRDefault="00CA7436" w:rsidP="00985C8D">
      <w:pPr>
        <w:pStyle w:val="Heading1"/>
        <w:jc w:val="center"/>
        <w:rPr>
          <w:del w:id="318" w:author="lambor" w:date="2016-11-01T08:33:00Z"/>
          <w:rFonts w:ascii="Times New Roman" w:hAnsi="Times New Roman" w:cs="Times New Roman"/>
        </w:rPr>
      </w:pPr>
      <w:moveFrom w:id="319" w:author="MARIE" w:date="2016-10-25T09:24:00Z">
        <w:r w:rsidRPr="00D05AF6" w:rsidDel="0055777B">
          <w:rPr>
            <w:rFonts w:ascii="Times New Roman" w:hAnsi="Times New Roman" w:cs="Times New Roman"/>
          </w:rPr>
          <w:t>We would to give profoundest gratitude to all those who participated and contributed to this project through suggestions in defense of this project proposal and others through criticism.</w:t>
        </w:r>
      </w:moveFrom>
    </w:p>
    <w:p w:rsidR="00CA7436" w:rsidRPr="00D05AF6" w:rsidDel="005928B3" w:rsidRDefault="00946B29" w:rsidP="00985C8D">
      <w:pPr>
        <w:pStyle w:val="Heading1"/>
        <w:jc w:val="center"/>
        <w:rPr>
          <w:del w:id="320" w:author="lambor" w:date="2016-11-01T08:33:00Z"/>
          <w:rFonts w:ascii="Times New Roman" w:hAnsi="Times New Roman" w:cs="Times New Roman"/>
          <w:sz w:val="32"/>
          <w:szCs w:val="32"/>
          <w:rPrChange w:id="321" w:author="lambor" w:date="2016-11-01T08:24:00Z">
            <w:rPr>
              <w:del w:id="322" w:author="lambor" w:date="2016-11-01T08:33:00Z"/>
              <w:rFonts w:ascii="Times New Roman" w:hAnsi="Times New Roman" w:cs="Times New Roman"/>
            </w:rPr>
          </w:rPrChange>
        </w:rPr>
      </w:pPr>
      <w:moveFrom w:id="323" w:author="MARIE" w:date="2016-10-25T09:24:00Z">
        <w:r w:rsidRPr="00D05AF6">
          <w:rPr>
            <w:rFonts w:ascii="Times New Roman" w:hAnsi="Times New Roman" w:cs="Times New Roman"/>
            <w:sz w:val="32"/>
            <w:szCs w:val="32"/>
            <w:rPrChange w:id="324" w:author="lambor" w:date="2016-11-01T08:24:00Z">
              <w:rPr>
                <w:rFonts w:ascii="Times New Roman" w:hAnsi="Times New Roman" w:cs="Times New Roman"/>
                <w:color w:val="0000FF" w:themeColor="hyperlink"/>
                <w:u w:val="single"/>
              </w:rPr>
            </w:rPrChange>
          </w:rPr>
          <w:t>To our supervisor Mr. Chamwama we express sincere gratitude for the continuous support of project study and related research, for his patience, motivation and immense k</w:t>
        </w:r>
        <w:del w:id="325" w:author="lambor" w:date="2016-11-01T08:33:00Z">
          <w:r w:rsidRPr="00D05AF6">
            <w:rPr>
              <w:rFonts w:ascii="Times New Roman" w:hAnsi="Times New Roman" w:cs="Times New Roman"/>
              <w:sz w:val="32"/>
              <w:szCs w:val="32"/>
              <w:rPrChange w:id="326" w:author="lambor" w:date="2016-11-01T08:24:00Z">
                <w:rPr>
                  <w:rFonts w:ascii="Times New Roman" w:hAnsi="Times New Roman" w:cs="Times New Roman"/>
                  <w:color w:val="0000FF" w:themeColor="hyperlink"/>
                  <w:u w:val="single"/>
                </w:rPr>
              </w:rPrChange>
            </w:rPr>
            <w:delText>nowledge.</w:delText>
          </w:r>
        </w:del>
      </w:moveFrom>
    </w:p>
    <w:p w:rsidR="00CA7436" w:rsidRPr="00D05AF6" w:rsidDel="00D84A78" w:rsidRDefault="00946B29" w:rsidP="00985C8D">
      <w:pPr>
        <w:pStyle w:val="Heading1"/>
        <w:jc w:val="center"/>
        <w:rPr>
          <w:del w:id="327" w:author="lambor" w:date="2016-11-01T08:22:00Z"/>
          <w:rFonts w:ascii="Times New Roman" w:hAnsi="Times New Roman" w:cs="Times New Roman"/>
          <w:sz w:val="32"/>
          <w:szCs w:val="32"/>
          <w:rPrChange w:id="328" w:author="lambor" w:date="2016-11-01T08:24:00Z">
            <w:rPr>
              <w:del w:id="329" w:author="lambor" w:date="2016-11-01T08:22:00Z"/>
              <w:rFonts w:ascii="Times New Roman" w:hAnsi="Times New Roman" w:cs="Times New Roman"/>
            </w:rPr>
          </w:rPrChange>
        </w:rPr>
      </w:pPr>
      <w:moveFrom w:id="330" w:author="MARIE" w:date="2016-10-25T09:24:00Z">
        <w:del w:id="331" w:author="lambor" w:date="2016-11-01T08:22:00Z">
          <w:r w:rsidRPr="00D05AF6">
            <w:rPr>
              <w:rFonts w:ascii="Times New Roman" w:hAnsi="Times New Roman" w:cs="Times New Roman"/>
              <w:sz w:val="32"/>
              <w:szCs w:val="32"/>
              <w:rPrChange w:id="332" w:author="lambor" w:date="2016-11-01T08:24:00Z">
                <w:rPr>
                  <w:rFonts w:ascii="Times New Roman" w:hAnsi="Times New Roman" w:cs="Times New Roman"/>
                  <w:color w:val="0000FF" w:themeColor="hyperlink"/>
                  <w:u w:val="single"/>
                </w:rPr>
              </w:rPrChange>
            </w:rPr>
            <w:delText>And above all to the One who created everything and has given us the strength to complete this project.</w:delText>
          </w:r>
        </w:del>
      </w:moveFrom>
    </w:p>
    <w:moveFromRangeEnd w:id="315"/>
    <w:p w:rsidR="00CA7436" w:rsidRPr="00D05AF6" w:rsidDel="009C2992" w:rsidRDefault="00CA7436" w:rsidP="00985C8D">
      <w:pPr>
        <w:pStyle w:val="Heading1"/>
        <w:jc w:val="center"/>
        <w:rPr>
          <w:del w:id="333" w:author="MARIE" w:date="2016-10-25T09:25:00Z"/>
          <w:rFonts w:ascii="Times New Roman" w:hAnsi="Times New Roman" w:cs="Times New Roman"/>
          <w:sz w:val="32"/>
          <w:szCs w:val="32"/>
          <w:rPrChange w:id="334" w:author="lambor" w:date="2016-11-01T08:24:00Z">
            <w:rPr>
              <w:del w:id="335" w:author="MARIE" w:date="2016-10-25T09:25:00Z"/>
              <w:rFonts w:ascii="Times New Roman" w:hAnsi="Times New Roman" w:cs="Times New Roman"/>
              <w:sz w:val="28"/>
              <w:szCs w:val="28"/>
            </w:rPr>
          </w:rPrChange>
        </w:rPr>
      </w:pPr>
    </w:p>
    <w:p w:rsidR="006675B8" w:rsidRPr="00D05AF6" w:rsidDel="009C2992" w:rsidRDefault="006675B8" w:rsidP="00985C8D">
      <w:pPr>
        <w:pStyle w:val="Heading1"/>
        <w:jc w:val="center"/>
        <w:rPr>
          <w:del w:id="336" w:author="MARIE" w:date="2016-10-25T09:25:00Z"/>
          <w:rFonts w:ascii="Times New Roman" w:hAnsi="Times New Roman" w:cs="Times New Roman"/>
          <w:sz w:val="32"/>
          <w:szCs w:val="32"/>
          <w:rPrChange w:id="337" w:author="lambor" w:date="2016-11-01T08:24:00Z">
            <w:rPr>
              <w:del w:id="338" w:author="MARIE" w:date="2016-10-25T09:25:00Z"/>
              <w:sz w:val="52"/>
              <w:szCs w:val="52"/>
            </w:rPr>
          </w:rPrChange>
        </w:rPr>
      </w:pPr>
    </w:p>
    <w:p w:rsidR="006675B8" w:rsidRPr="00D05AF6" w:rsidDel="009C2992" w:rsidRDefault="006675B8" w:rsidP="00985C8D">
      <w:pPr>
        <w:pStyle w:val="Heading1"/>
        <w:jc w:val="center"/>
        <w:rPr>
          <w:del w:id="339" w:author="MARIE" w:date="2016-10-25T09:25:00Z"/>
          <w:rFonts w:ascii="Times New Roman" w:hAnsi="Times New Roman" w:cs="Times New Roman"/>
          <w:sz w:val="32"/>
          <w:szCs w:val="32"/>
          <w:rPrChange w:id="340" w:author="lambor" w:date="2016-11-01T08:24:00Z">
            <w:rPr>
              <w:del w:id="341" w:author="MARIE" w:date="2016-10-25T09:25:00Z"/>
              <w:sz w:val="52"/>
              <w:szCs w:val="52"/>
            </w:rPr>
          </w:rPrChange>
        </w:rPr>
      </w:pPr>
    </w:p>
    <w:p w:rsidR="006675B8" w:rsidRPr="00D05AF6" w:rsidDel="009C2992" w:rsidRDefault="006675B8" w:rsidP="00985C8D">
      <w:pPr>
        <w:pStyle w:val="Heading1"/>
        <w:jc w:val="center"/>
        <w:rPr>
          <w:del w:id="342" w:author="MARIE" w:date="2016-10-25T09:25:00Z"/>
          <w:rFonts w:ascii="Times New Roman" w:hAnsi="Times New Roman" w:cs="Times New Roman"/>
          <w:sz w:val="32"/>
          <w:szCs w:val="32"/>
          <w:rPrChange w:id="343" w:author="lambor" w:date="2016-11-01T08:24:00Z">
            <w:rPr>
              <w:del w:id="344" w:author="MARIE" w:date="2016-10-25T09:25:00Z"/>
              <w:sz w:val="52"/>
              <w:szCs w:val="52"/>
            </w:rPr>
          </w:rPrChange>
        </w:rPr>
      </w:pPr>
    </w:p>
    <w:p w:rsidR="006675B8" w:rsidRPr="00D05AF6" w:rsidDel="009C2992" w:rsidRDefault="006675B8" w:rsidP="00985C8D">
      <w:pPr>
        <w:pStyle w:val="Heading1"/>
        <w:jc w:val="center"/>
        <w:rPr>
          <w:del w:id="345" w:author="MARIE" w:date="2016-10-25T09:25:00Z"/>
          <w:rFonts w:ascii="Times New Roman" w:hAnsi="Times New Roman" w:cs="Times New Roman"/>
          <w:sz w:val="32"/>
          <w:szCs w:val="32"/>
          <w:rPrChange w:id="346" w:author="lambor" w:date="2016-11-01T08:24:00Z">
            <w:rPr>
              <w:del w:id="347" w:author="MARIE" w:date="2016-10-25T09:25:00Z"/>
            </w:rPr>
          </w:rPrChange>
        </w:rPr>
      </w:pPr>
    </w:p>
    <w:p w:rsidR="006675B8" w:rsidRPr="00D05AF6" w:rsidDel="009C2992" w:rsidRDefault="006675B8" w:rsidP="00985C8D">
      <w:pPr>
        <w:pStyle w:val="Heading1"/>
        <w:jc w:val="center"/>
        <w:rPr>
          <w:del w:id="348" w:author="MARIE" w:date="2016-10-25T09:25:00Z"/>
          <w:rFonts w:ascii="Times New Roman" w:hAnsi="Times New Roman" w:cs="Times New Roman"/>
          <w:sz w:val="32"/>
          <w:szCs w:val="32"/>
          <w:rPrChange w:id="349" w:author="lambor" w:date="2016-11-01T08:24:00Z">
            <w:rPr>
              <w:del w:id="350" w:author="MARIE" w:date="2016-10-25T09:25:00Z"/>
            </w:rPr>
          </w:rPrChange>
        </w:rPr>
      </w:pPr>
    </w:p>
    <w:p w:rsidR="006675B8" w:rsidRPr="00D05AF6" w:rsidDel="009C2992" w:rsidRDefault="006675B8" w:rsidP="00985C8D">
      <w:pPr>
        <w:pStyle w:val="Heading1"/>
        <w:jc w:val="center"/>
        <w:rPr>
          <w:del w:id="351" w:author="MARIE" w:date="2016-10-25T09:25:00Z"/>
          <w:rFonts w:ascii="Times New Roman" w:hAnsi="Times New Roman" w:cs="Times New Roman"/>
          <w:sz w:val="32"/>
          <w:szCs w:val="32"/>
          <w:rPrChange w:id="352" w:author="lambor" w:date="2016-11-01T08:24:00Z">
            <w:rPr>
              <w:del w:id="353" w:author="MARIE" w:date="2016-10-25T09:25:00Z"/>
            </w:rPr>
          </w:rPrChange>
        </w:rPr>
      </w:pPr>
    </w:p>
    <w:p w:rsidR="00CA7436" w:rsidRPr="00D05AF6" w:rsidDel="009C2992" w:rsidRDefault="00CA7436" w:rsidP="00985C8D">
      <w:pPr>
        <w:pStyle w:val="Heading1"/>
        <w:jc w:val="center"/>
        <w:rPr>
          <w:del w:id="354" w:author="MARIE" w:date="2016-10-25T09:25:00Z"/>
          <w:rFonts w:ascii="Times New Roman" w:hAnsi="Times New Roman" w:cs="Times New Roman"/>
          <w:sz w:val="32"/>
          <w:szCs w:val="32"/>
          <w:rPrChange w:id="355" w:author="lambor" w:date="2016-11-01T08:24:00Z">
            <w:rPr>
              <w:del w:id="356" w:author="MARIE" w:date="2016-10-25T09:25:00Z"/>
            </w:rPr>
          </w:rPrChange>
        </w:rPr>
      </w:pPr>
    </w:p>
    <w:p w:rsidR="00CA7436" w:rsidRPr="00D05AF6" w:rsidDel="009C2992" w:rsidRDefault="00CA7436" w:rsidP="00985C8D">
      <w:pPr>
        <w:pStyle w:val="Heading1"/>
        <w:jc w:val="center"/>
        <w:rPr>
          <w:del w:id="357" w:author="MARIE" w:date="2016-10-25T09:25:00Z"/>
          <w:rFonts w:ascii="Times New Roman" w:hAnsi="Times New Roman" w:cs="Times New Roman"/>
          <w:sz w:val="32"/>
          <w:szCs w:val="32"/>
          <w:rPrChange w:id="358" w:author="lambor" w:date="2016-11-01T08:24:00Z">
            <w:rPr>
              <w:del w:id="359" w:author="MARIE" w:date="2016-10-25T09:25:00Z"/>
            </w:rPr>
          </w:rPrChange>
        </w:rPr>
      </w:pPr>
    </w:p>
    <w:p w:rsidR="00E8558E" w:rsidRPr="00D05AF6" w:rsidDel="009C2992" w:rsidRDefault="00E8558E" w:rsidP="00985C8D">
      <w:pPr>
        <w:pStyle w:val="Heading1"/>
        <w:jc w:val="center"/>
        <w:rPr>
          <w:del w:id="360" w:author="MARIE" w:date="2016-10-25T09:25:00Z"/>
          <w:rFonts w:ascii="Times New Roman" w:hAnsi="Times New Roman" w:cs="Times New Roman"/>
          <w:sz w:val="32"/>
          <w:szCs w:val="32"/>
          <w:rPrChange w:id="361" w:author="lambor" w:date="2016-11-01T08:24:00Z">
            <w:rPr>
              <w:del w:id="362" w:author="MARIE" w:date="2016-10-25T09:25:00Z"/>
            </w:rPr>
          </w:rPrChange>
        </w:rPr>
      </w:pPr>
    </w:p>
    <w:p w:rsidR="00E8558E" w:rsidRPr="00D05AF6" w:rsidDel="009C2992" w:rsidRDefault="00E8558E" w:rsidP="00985C8D">
      <w:pPr>
        <w:pStyle w:val="Heading1"/>
        <w:jc w:val="center"/>
        <w:rPr>
          <w:del w:id="363" w:author="MARIE" w:date="2016-10-25T09:25:00Z"/>
          <w:rFonts w:ascii="Times New Roman" w:hAnsi="Times New Roman" w:cs="Times New Roman"/>
          <w:sz w:val="32"/>
          <w:szCs w:val="32"/>
          <w:rPrChange w:id="364" w:author="lambor" w:date="2016-11-01T08:24:00Z">
            <w:rPr>
              <w:del w:id="365" w:author="MARIE" w:date="2016-10-25T09:25:00Z"/>
            </w:rPr>
          </w:rPrChange>
        </w:rPr>
      </w:pPr>
    </w:p>
    <w:p w:rsidR="00E8558E" w:rsidRPr="00D05AF6" w:rsidDel="009C2992" w:rsidRDefault="00E8558E" w:rsidP="00985C8D">
      <w:pPr>
        <w:pStyle w:val="Heading1"/>
        <w:jc w:val="center"/>
        <w:rPr>
          <w:del w:id="366" w:author="MARIE" w:date="2016-10-25T09:25:00Z"/>
          <w:rFonts w:ascii="Times New Roman" w:hAnsi="Times New Roman" w:cs="Times New Roman"/>
          <w:sz w:val="32"/>
          <w:szCs w:val="32"/>
          <w:rPrChange w:id="367" w:author="lambor" w:date="2016-11-01T08:24:00Z">
            <w:rPr>
              <w:del w:id="368" w:author="MARIE" w:date="2016-10-25T09:25:00Z"/>
              <w:rFonts w:ascii="Times New Roman" w:hAnsi="Times New Roman" w:cs="Times New Roman"/>
              <w:szCs w:val="24"/>
            </w:rPr>
          </w:rPrChange>
        </w:rPr>
      </w:pPr>
    </w:p>
    <w:p w:rsidR="00C03AFB" w:rsidRPr="00D05AF6" w:rsidRDefault="00C03AFB">
      <w:pPr>
        <w:pStyle w:val="Heading1"/>
        <w:jc w:val="center"/>
        <w:rPr>
          <w:del w:id="369" w:author="lambor" w:date="2016-11-01T08:22:00Z"/>
          <w:rFonts w:ascii="Times New Roman" w:hAnsi="Times New Roman" w:cs="Times New Roman"/>
          <w:sz w:val="32"/>
          <w:szCs w:val="32"/>
          <w:rPrChange w:id="370" w:author="lambor" w:date="2016-11-01T08:24:00Z">
            <w:rPr>
              <w:del w:id="371" w:author="lambor" w:date="2016-11-01T08:22:00Z"/>
            </w:rPr>
          </w:rPrChange>
        </w:rPr>
        <w:pPrChange w:id="372" w:author="MARIE" w:date="2016-10-25T09:25:00Z">
          <w:pPr>
            <w:pStyle w:val="NoSpacing"/>
            <w:spacing w:line="360" w:lineRule="auto"/>
          </w:pPr>
        </w:pPrChange>
      </w:pPr>
    </w:p>
    <w:p w:rsidR="00E8558E" w:rsidRPr="00D05AF6" w:rsidDel="009C2992" w:rsidRDefault="00E8558E" w:rsidP="00985C8D">
      <w:pPr>
        <w:pStyle w:val="Heading1"/>
        <w:jc w:val="center"/>
        <w:rPr>
          <w:del w:id="373" w:author="MARIE" w:date="2016-10-25T09:25:00Z"/>
          <w:rFonts w:ascii="Times New Roman" w:hAnsi="Times New Roman" w:cs="Times New Roman"/>
          <w:sz w:val="32"/>
          <w:szCs w:val="32"/>
          <w:rPrChange w:id="374" w:author="lambor" w:date="2016-11-01T08:24:00Z">
            <w:rPr>
              <w:del w:id="375" w:author="MARIE" w:date="2016-10-25T09:25:00Z"/>
              <w:rFonts w:ascii="Times New Roman" w:hAnsi="Times New Roman" w:cs="Times New Roman"/>
              <w:szCs w:val="24"/>
            </w:rPr>
          </w:rPrChange>
        </w:rPr>
      </w:pPr>
    </w:p>
    <w:p w:rsidR="00E8558E" w:rsidRPr="00D05AF6" w:rsidDel="009C2992" w:rsidRDefault="00E8558E" w:rsidP="00985C8D">
      <w:pPr>
        <w:pStyle w:val="Heading1"/>
        <w:jc w:val="center"/>
        <w:rPr>
          <w:del w:id="376" w:author="MARIE" w:date="2016-10-25T09:25:00Z"/>
          <w:rFonts w:ascii="Times New Roman" w:hAnsi="Times New Roman" w:cs="Times New Roman"/>
          <w:sz w:val="32"/>
          <w:szCs w:val="32"/>
          <w:rPrChange w:id="377" w:author="lambor" w:date="2016-11-01T08:24:00Z">
            <w:rPr>
              <w:del w:id="378" w:author="MARIE" w:date="2016-10-25T09:25:00Z"/>
              <w:rFonts w:ascii="Times New Roman" w:hAnsi="Times New Roman" w:cs="Times New Roman"/>
              <w:szCs w:val="24"/>
            </w:rPr>
          </w:rPrChange>
        </w:rPr>
      </w:pPr>
    </w:p>
    <w:p w:rsidR="00E8558E" w:rsidRPr="00D05AF6" w:rsidDel="00D84A78" w:rsidRDefault="00E8558E" w:rsidP="00985C8D">
      <w:pPr>
        <w:pStyle w:val="Heading1"/>
        <w:jc w:val="center"/>
        <w:rPr>
          <w:del w:id="379" w:author="lambor" w:date="2016-11-01T08:22:00Z"/>
          <w:rFonts w:ascii="Times New Roman" w:hAnsi="Times New Roman" w:cs="Times New Roman"/>
          <w:sz w:val="32"/>
          <w:szCs w:val="32"/>
          <w:rPrChange w:id="380" w:author="lambor" w:date="2016-11-01T08:24:00Z">
            <w:rPr>
              <w:del w:id="381" w:author="lambor" w:date="2016-11-01T08:22:00Z"/>
              <w:rFonts w:ascii="Times New Roman" w:hAnsi="Times New Roman" w:cs="Times New Roman"/>
              <w:szCs w:val="24"/>
            </w:rPr>
          </w:rPrChange>
        </w:rPr>
      </w:pPr>
    </w:p>
    <w:p w:rsidR="00C03AFB" w:rsidRPr="00D05AF6" w:rsidRDefault="00DD1825">
      <w:pPr>
        <w:pStyle w:val="Heading1"/>
        <w:jc w:val="center"/>
        <w:rPr>
          <w:rFonts w:ascii="Times New Roman" w:hAnsi="Times New Roman" w:cs="Times New Roman"/>
          <w:sz w:val="32"/>
          <w:szCs w:val="32"/>
          <w:rPrChange w:id="382" w:author="lambor" w:date="2016-11-01T08:24:00Z">
            <w:rPr/>
          </w:rPrChange>
        </w:rPr>
        <w:pPrChange w:id="383" w:author="lambor" w:date="2016-11-01T08:22:00Z">
          <w:pPr>
            <w:pStyle w:val="Heading1"/>
            <w:spacing w:line="360" w:lineRule="auto"/>
          </w:pPr>
        </w:pPrChange>
      </w:pPr>
      <w:bookmarkStart w:id="384" w:name="_Toc485111805"/>
      <w:r w:rsidRPr="00D05AF6">
        <w:rPr>
          <w:rFonts w:ascii="Times New Roman" w:hAnsi="Times New Roman" w:cs="Times New Roman"/>
          <w:sz w:val="32"/>
          <w:szCs w:val="32"/>
        </w:rPr>
        <w:t>CHAPTER 1</w:t>
      </w:r>
      <w:r w:rsidR="00946B29" w:rsidRPr="00D05AF6">
        <w:rPr>
          <w:rFonts w:ascii="Times New Roman" w:hAnsi="Times New Roman" w:cs="Times New Roman"/>
          <w:sz w:val="32"/>
          <w:szCs w:val="32"/>
          <w:rPrChange w:id="385" w:author="lambor" w:date="2016-11-01T08:24:00Z">
            <w:rPr>
              <w:b w:val="0"/>
              <w:bCs w:val="0"/>
              <w:color w:val="0000FF" w:themeColor="hyperlink"/>
              <w:u w:val="single"/>
            </w:rPr>
          </w:rPrChange>
        </w:rPr>
        <w:t>: INTRODUCTION</w:t>
      </w:r>
      <w:bookmarkEnd w:id="384"/>
    </w:p>
    <w:p w:rsidR="00E8558E" w:rsidRPr="00D05AF6" w:rsidRDefault="00E8558E" w:rsidP="005257F6">
      <w:pPr>
        <w:pStyle w:val="Heading1"/>
        <w:jc w:val="both"/>
        <w:rPr>
          <w:rFonts w:ascii="Times New Roman" w:hAnsi="Times New Roman" w:cs="Times New Roman"/>
        </w:rPr>
      </w:pPr>
      <w:bookmarkStart w:id="386" w:name="_Toc462208237"/>
      <w:bookmarkStart w:id="387" w:name="_Toc463047763"/>
      <w:bookmarkStart w:id="388" w:name="_Toc462208238"/>
      <w:bookmarkStart w:id="389" w:name="_Toc485111806"/>
      <w:bookmarkEnd w:id="386"/>
      <w:bookmarkEnd w:id="387"/>
      <w:bookmarkEnd w:id="388"/>
      <w:r w:rsidRPr="00D05AF6">
        <w:rPr>
          <w:rFonts w:ascii="Times New Roman" w:hAnsi="Times New Roman" w:cs="Times New Roman"/>
        </w:rPr>
        <w:t>1.1 BACKGROUND</w:t>
      </w:r>
      <w:bookmarkEnd w:id="389"/>
    </w:p>
    <w:p w:rsidR="00FD4954" w:rsidRPr="00D05AF6" w:rsidRDefault="00DC049D" w:rsidP="00453297">
      <w:pPr>
        <w:pStyle w:val="NoSpacing"/>
        <w:spacing w:line="360" w:lineRule="auto"/>
        <w:jc w:val="both"/>
        <w:rPr>
          <w:rFonts w:ascii="Times New Roman" w:hAnsi="Times New Roman" w:cs="Times New Roman"/>
          <w:szCs w:val="24"/>
        </w:rPr>
      </w:pPr>
      <w:r w:rsidRPr="00D05AF6">
        <w:rPr>
          <w:rFonts w:ascii="Times New Roman" w:hAnsi="Times New Roman" w:cs="Times New Roman"/>
          <w:szCs w:val="24"/>
        </w:rPr>
        <w:t>A number of science subjects taught require practical teaching and demonstrations especially in seco</w:t>
      </w:r>
      <w:r w:rsidR="00985C8D" w:rsidRPr="00D05AF6">
        <w:rPr>
          <w:rFonts w:ascii="Times New Roman" w:hAnsi="Times New Roman" w:cs="Times New Roman"/>
          <w:szCs w:val="24"/>
        </w:rPr>
        <w:t xml:space="preserve">ndary schools and universities. </w:t>
      </w:r>
      <w:r w:rsidRPr="00D05AF6">
        <w:rPr>
          <w:rFonts w:ascii="Times New Roman" w:hAnsi="Times New Roman" w:cs="Times New Roman"/>
          <w:szCs w:val="24"/>
        </w:rPr>
        <w:t>In attempt to avail facilities for practical subjects in schoo</w:t>
      </w:r>
      <w:r w:rsidR="002C3507" w:rsidRPr="00D05AF6">
        <w:rPr>
          <w:rFonts w:ascii="Times New Roman" w:hAnsi="Times New Roman" w:cs="Times New Roman"/>
          <w:szCs w:val="24"/>
        </w:rPr>
        <w:t>ls there have been several challenges</w:t>
      </w:r>
      <w:r w:rsidRPr="00D05AF6">
        <w:rPr>
          <w:rFonts w:ascii="Times New Roman" w:hAnsi="Times New Roman" w:cs="Times New Roman"/>
          <w:szCs w:val="24"/>
        </w:rPr>
        <w:t xml:space="preserve"> experienced. The </w:t>
      </w:r>
      <w:r w:rsidR="002C3507" w:rsidRPr="00D05AF6">
        <w:rPr>
          <w:rFonts w:ascii="Times New Roman" w:hAnsi="Times New Roman" w:cs="Times New Roman"/>
          <w:szCs w:val="24"/>
        </w:rPr>
        <w:t>challenges</w:t>
      </w:r>
      <w:r w:rsidRPr="00D05AF6">
        <w:rPr>
          <w:rFonts w:ascii="Times New Roman" w:hAnsi="Times New Roman" w:cs="Times New Roman"/>
          <w:szCs w:val="24"/>
        </w:rPr>
        <w:t xml:space="preserve"> include having poorly equipped laboratories in our schools which has limited number of experiments that can be performed. This</w:t>
      </w:r>
      <w:r w:rsidR="004105C4" w:rsidRPr="00D05AF6">
        <w:rPr>
          <w:rFonts w:ascii="Times New Roman" w:hAnsi="Times New Roman" w:cs="Times New Roman"/>
          <w:szCs w:val="24"/>
        </w:rPr>
        <w:t xml:space="preserve"> </w:t>
      </w:r>
      <w:r w:rsidR="00484368" w:rsidRPr="00D05AF6">
        <w:rPr>
          <w:rFonts w:ascii="Times New Roman" w:hAnsi="Times New Roman" w:cs="Times New Roman"/>
          <w:szCs w:val="24"/>
        </w:rPr>
        <w:t>has also limited the number of students who can be able to participate in those experiments and lead to low interest in practical subjects especially schools where the number of students is very high. Finally in most of our schools students are not allowed to access laboratory equipment</w:t>
      </w:r>
      <w:r w:rsidR="004105C4" w:rsidRPr="00D05AF6">
        <w:rPr>
          <w:rFonts w:ascii="Times New Roman" w:hAnsi="Times New Roman" w:cs="Times New Roman"/>
          <w:szCs w:val="24"/>
        </w:rPr>
        <w:t xml:space="preserve"> </w:t>
      </w:r>
      <w:del w:id="390" w:author="MARIE" w:date="2016-10-24T20:32:00Z">
        <w:r w:rsidR="00484368" w:rsidRPr="00D05AF6" w:rsidDel="00DE5A92">
          <w:rPr>
            <w:rFonts w:ascii="Times New Roman" w:hAnsi="Times New Roman" w:cs="Times New Roman"/>
            <w:szCs w:val="24"/>
          </w:rPr>
          <w:delText xml:space="preserve">s </w:delText>
        </w:r>
      </w:del>
      <w:r w:rsidR="00484368" w:rsidRPr="00D05AF6">
        <w:rPr>
          <w:rFonts w:ascii="Times New Roman" w:hAnsi="Times New Roman" w:cs="Times New Roman"/>
          <w:szCs w:val="24"/>
        </w:rPr>
        <w:t xml:space="preserve">due to breakage and misuse of chemicals and some causing accidents. </w:t>
      </w:r>
    </w:p>
    <w:p w:rsidR="00FD4954" w:rsidRPr="00D05AF6" w:rsidRDefault="00484368" w:rsidP="00453297">
      <w:pPr>
        <w:pStyle w:val="NoSpacing"/>
        <w:spacing w:line="360" w:lineRule="auto"/>
        <w:jc w:val="both"/>
        <w:rPr>
          <w:rFonts w:ascii="Times New Roman" w:hAnsi="Times New Roman" w:cs="Times New Roman"/>
          <w:szCs w:val="24"/>
        </w:rPr>
      </w:pPr>
      <w:r w:rsidRPr="00D05AF6">
        <w:rPr>
          <w:rFonts w:ascii="Times New Roman" w:hAnsi="Times New Roman" w:cs="Times New Roman"/>
          <w:szCs w:val="24"/>
        </w:rPr>
        <w:t xml:space="preserve">Due to the above shortcomings we saw it necessary to come up with a system that ensures most of the activities that are done manual can be integrated laboratory based system that provides most practical’s at mouse click thus increased efficiency and availability.    </w:t>
      </w:r>
    </w:p>
    <w:p w:rsidR="00FD4954" w:rsidRPr="00D05AF6" w:rsidRDefault="00FD4954" w:rsidP="005257F6">
      <w:pPr>
        <w:pStyle w:val="Heading2"/>
        <w:spacing w:line="360" w:lineRule="auto"/>
        <w:jc w:val="both"/>
        <w:rPr>
          <w:rFonts w:ascii="Times New Roman" w:hAnsi="Times New Roman" w:cs="Times New Roman"/>
          <w:b w:val="0"/>
          <w:sz w:val="24"/>
          <w:szCs w:val="24"/>
        </w:rPr>
      </w:pPr>
    </w:p>
    <w:p w:rsidR="00FD4954" w:rsidRPr="00D05AF6" w:rsidRDefault="00484368" w:rsidP="005257F6">
      <w:pPr>
        <w:pStyle w:val="Heading2"/>
        <w:spacing w:line="360" w:lineRule="auto"/>
        <w:jc w:val="both"/>
        <w:rPr>
          <w:rFonts w:ascii="Times New Roman" w:hAnsi="Times New Roman" w:cs="Times New Roman"/>
          <w:sz w:val="24"/>
          <w:szCs w:val="24"/>
        </w:rPr>
      </w:pPr>
      <w:bookmarkStart w:id="391" w:name="_Toc463047764"/>
      <w:bookmarkStart w:id="392" w:name="_Toc462208239"/>
      <w:bookmarkStart w:id="393" w:name="_Toc485111807"/>
      <w:bookmarkEnd w:id="391"/>
      <w:bookmarkEnd w:id="392"/>
      <w:r w:rsidRPr="00D05AF6">
        <w:rPr>
          <w:rFonts w:ascii="Times New Roman" w:hAnsi="Times New Roman" w:cs="Times New Roman"/>
          <w:sz w:val="24"/>
          <w:szCs w:val="24"/>
        </w:rPr>
        <w:t>1.2 PROBLEM STATEMENT</w:t>
      </w:r>
      <w:bookmarkEnd w:id="393"/>
    </w:p>
    <w:p w:rsidR="00FD4954" w:rsidRPr="00D05AF6" w:rsidDel="00DE5A92" w:rsidRDefault="00484368" w:rsidP="0033573B">
      <w:pPr>
        <w:pStyle w:val="NoSpacing"/>
        <w:spacing w:line="360" w:lineRule="auto"/>
        <w:jc w:val="both"/>
        <w:rPr>
          <w:del w:id="394" w:author="MARIE" w:date="2016-10-24T20:33:00Z"/>
          <w:rFonts w:ascii="Times New Roman" w:hAnsi="Times New Roman" w:cs="Times New Roman"/>
          <w:szCs w:val="24"/>
        </w:rPr>
      </w:pPr>
      <w:bookmarkStart w:id="395" w:name="_Toc462150807"/>
      <w:bookmarkEnd w:id="395"/>
      <w:r w:rsidRPr="00D05AF6">
        <w:rPr>
          <w:rFonts w:ascii="Times New Roman" w:hAnsi="Times New Roman" w:cs="Times New Roman"/>
          <w:szCs w:val="24"/>
        </w:rPr>
        <w:t>The proposed project aims to solve most problems that are in our school labs. The specific problems addressed are:</w:t>
      </w:r>
    </w:p>
    <w:p w:rsidR="00C03AFB" w:rsidRPr="00D05AF6" w:rsidRDefault="00484368">
      <w:pPr>
        <w:pStyle w:val="NoSpacing"/>
        <w:spacing w:line="360" w:lineRule="auto"/>
        <w:jc w:val="both"/>
        <w:rPr>
          <w:ins w:id="396" w:author="MARIE" w:date="2016-10-24T20:33:00Z"/>
          <w:rFonts w:ascii="Times New Roman" w:hAnsi="Times New Roman" w:cs="Times New Roman"/>
          <w:szCs w:val="24"/>
        </w:rPr>
        <w:pPrChange w:id="397" w:author="MARIE" w:date="2016-10-24T20:33:00Z">
          <w:pPr>
            <w:pStyle w:val="ListParagraph"/>
            <w:numPr>
              <w:numId w:val="7"/>
            </w:numPr>
            <w:spacing w:after="0" w:line="360" w:lineRule="auto"/>
            <w:ind w:left="1080" w:hanging="360"/>
          </w:pPr>
        </w:pPrChange>
      </w:pPr>
      <w:del w:id="398" w:author="MARIE" w:date="2016-10-24T20:33:00Z">
        <w:r w:rsidRPr="00D05AF6" w:rsidDel="00DE5A92">
          <w:rPr>
            <w:rFonts w:ascii="Times New Roman" w:hAnsi="Times New Roman" w:cs="Times New Roman"/>
            <w:szCs w:val="24"/>
          </w:rPr>
          <w:delText xml:space="preserve">Limited access to lab </w:delText>
        </w:r>
        <w:r w:rsidR="00297DA9" w:rsidRPr="00D05AF6" w:rsidDel="00DE5A92">
          <w:rPr>
            <w:rFonts w:ascii="Times New Roman" w:hAnsi="Times New Roman" w:cs="Times New Roman"/>
            <w:szCs w:val="24"/>
          </w:rPr>
          <w:delText>equipment</w:delText>
        </w:r>
        <w:r w:rsidRPr="00D05AF6" w:rsidDel="00DE5A92">
          <w:rPr>
            <w:rFonts w:ascii="Times New Roman" w:hAnsi="Times New Roman" w:cs="Times New Roman"/>
            <w:szCs w:val="24"/>
          </w:rPr>
          <w:delText>. Most laboratories are poorly equipped mainly due to fund issues, difficulty of acquisition of equipment and poor maintenance of existing facilities and equipment.</w:delText>
        </w:r>
      </w:del>
    </w:p>
    <w:p w:rsidR="00C03AFB" w:rsidRPr="00D05AF6" w:rsidRDefault="00A82367">
      <w:pPr>
        <w:pStyle w:val="NoSpacing"/>
        <w:numPr>
          <w:ilvl w:val="0"/>
          <w:numId w:val="7"/>
        </w:numPr>
        <w:spacing w:line="360" w:lineRule="auto"/>
        <w:jc w:val="both"/>
        <w:rPr>
          <w:ins w:id="399" w:author="MARIE" w:date="2016-10-19T10:41:00Z"/>
          <w:rFonts w:ascii="Times New Roman" w:hAnsi="Times New Roman" w:cs="Times New Roman"/>
          <w:szCs w:val="24"/>
        </w:rPr>
        <w:pPrChange w:id="400" w:author="MARIE" w:date="2016-10-24T20:33:00Z">
          <w:pPr>
            <w:pStyle w:val="ListParagraph"/>
            <w:numPr>
              <w:numId w:val="7"/>
            </w:numPr>
            <w:spacing w:after="0" w:line="360" w:lineRule="auto"/>
            <w:ind w:left="1080" w:hanging="360"/>
          </w:pPr>
        </w:pPrChange>
      </w:pPr>
      <w:ins w:id="401" w:author="MARIE" w:date="2016-10-19T10:40:00Z">
        <w:r w:rsidRPr="00D05AF6">
          <w:rPr>
            <w:rFonts w:ascii="Times New Roman" w:hAnsi="Times New Roman" w:cs="Times New Roman"/>
            <w:szCs w:val="24"/>
          </w:rPr>
          <w:t xml:space="preserve">Most learning institutions </w:t>
        </w:r>
      </w:ins>
      <w:ins w:id="402" w:author="MARIE" w:date="2016-10-19T10:41:00Z">
        <w:r w:rsidRPr="00D05AF6">
          <w:rPr>
            <w:rFonts w:ascii="Times New Roman" w:hAnsi="Times New Roman" w:cs="Times New Roman"/>
            <w:szCs w:val="24"/>
          </w:rPr>
          <w:t xml:space="preserve">in Kenya </w:t>
        </w:r>
      </w:ins>
      <w:ins w:id="403" w:author="MARIE" w:date="2016-10-19T10:40:00Z">
        <w:r w:rsidRPr="00D05AF6">
          <w:rPr>
            <w:rFonts w:ascii="Times New Roman" w:hAnsi="Times New Roman" w:cs="Times New Roman"/>
            <w:szCs w:val="24"/>
          </w:rPr>
          <w:t xml:space="preserve">have limited access to </w:t>
        </w:r>
      </w:ins>
      <w:r w:rsidR="00C144E0" w:rsidRPr="00D05AF6">
        <w:rPr>
          <w:rFonts w:ascii="Times New Roman" w:hAnsi="Times New Roman" w:cs="Times New Roman"/>
          <w:szCs w:val="24"/>
        </w:rPr>
        <w:t>laboratory equipment</w:t>
      </w:r>
      <w:ins w:id="404" w:author="MARIE" w:date="2016-10-19T10:41:00Z">
        <w:r w:rsidRPr="00D05AF6">
          <w:rPr>
            <w:rFonts w:ascii="Times New Roman" w:hAnsi="Times New Roman" w:cs="Times New Roman"/>
            <w:szCs w:val="24"/>
          </w:rPr>
          <w:t xml:space="preserve">, and the few that have, the equipment and laboratories are poorly </w:t>
        </w:r>
      </w:ins>
      <w:ins w:id="405" w:author="MARIE" w:date="2016-10-24T20:33:00Z">
        <w:r w:rsidR="00DE5A92" w:rsidRPr="00D05AF6">
          <w:rPr>
            <w:rFonts w:ascii="Times New Roman" w:hAnsi="Times New Roman" w:cs="Times New Roman"/>
            <w:szCs w:val="24"/>
          </w:rPr>
          <w:t>maintained</w:t>
        </w:r>
      </w:ins>
      <w:ins w:id="406" w:author="MARIE" w:date="2016-10-19T10:41:00Z">
        <w:r w:rsidRPr="00D05AF6">
          <w:rPr>
            <w:rFonts w:ascii="Times New Roman" w:hAnsi="Times New Roman" w:cs="Times New Roman"/>
            <w:szCs w:val="24"/>
          </w:rPr>
          <w:t>.</w:t>
        </w:r>
      </w:ins>
    </w:p>
    <w:p w:rsidR="00FD4954" w:rsidRPr="00D05AF6" w:rsidDel="00DE5A92" w:rsidRDefault="00A82367" w:rsidP="0033573B">
      <w:pPr>
        <w:pStyle w:val="ListParagraph"/>
        <w:numPr>
          <w:ilvl w:val="0"/>
          <w:numId w:val="7"/>
        </w:numPr>
        <w:spacing w:after="0" w:line="360" w:lineRule="auto"/>
        <w:jc w:val="both"/>
        <w:rPr>
          <w:del w:id="407" w:author="MARIE" w:date="2016-10-24T20:35:00Z"/>
          <w:rFonts w:ascii="Times New Roman" w:hAnsi="Times New Roman" w:cs="Times New Roman"/>
          <w:sz w:val="24"/>
          <w:szCs w:val="24"/>
        </w:rPr>
      </w:pPr>
      <w:ins w:id="408" w:author="MARIE" w:date="2016-10-19T10:43:00Z">
        <w:r w:rsidRPr="00D05AF6">
          <w:rPr>
            <w:rFonts w:ascii="Times New Roman" w:hAnsi="Times New Roman" w:cs="Times New Roman"/>
            <w:sz w:val="24"/>
            <w:szCs w:val="24"/>
          </w:rPr>
          <w:t xml:space="preserve">There is apathy among learners in Kenyan </w:t>
        </w:r>
      </w:ins>
      <w:ins w:id="409" w:author="MARIE" w:date="2016-10-24T20:34:00Z">
        <w:r w:rsidR="00DE5A92" w:rsidRPr="00D05AF6">
          <w:rPr>
            <w:rFonts w:ascii="Times New Roman" w:hAnsi="Times New Roman" w:cs="Times New Roman"/>
            <w:sz w:val="24"/>
            <w:szCs w:val="24"/>
          </w:rPr>
          <w:t>a</w:t>
        </w:r>
      </w:ins>
      <w:ins w:id="410" w:author="MARIE" w:date="2016-10-19T10:43:00Z">
        <w:r w:rsidRPr="00D05AF6">
          <w:rPr>
            <w:rFonts w:ascii="Times New Roman" w:hAnsi="Times New Roman" w:cs="Times New Roman"/>
            <w:sz w:val="24"/>
            <w:szCs w:val="24"/>
          </w:rPr>
          <w:t xml:space="preserve">cademic </w:t>
        </w:r>
      </w:ins>
      <w:ins w:id="411" w:author="MARIE" w:date="2016-10-24T20:34:00Z">
        <w:r w:rsidR="00DE5A92" w:rsidRPr="00D05AF6">
          <w:rPr>
            <w:rFonts w:ascii="Times New Roman" w:hAnsi="Times New Roman" w:cs="Times New Roman"/>
            <w:sz w:val="24"/>
            <w:szCs w:val="24"/>
          </w:rPr>
          <w:t>institutions</w:t>
        </w:r>
      </w:ins>
      <w:ins w:id="412" w:author="MARIE" w:date="2016-10-19T10:43:00Z">
        <w:r w:rsidRPr="00D05AF6">
          <w:rPr>
            <w:rFonts w:ascii="Times New Roman" w:hAnsi="Times New Roman" w:cs="Times New Roman"/>
            <w:sz w:val="24"/>
            <w:szCs w:val="24"/>
          </w:rPr>
          <w:t xml:space="preserve"> in undertaking </w:t>
        </w:r>
      </w:ins>
      <w:ins w:id="413" w:author="MARIE" w:date="2016-10-24T20:34:00Z">
        <w:r w:rsidR="00DE5A92" w:rsidRPr="00D05AF6">
          <w:rPr>
            <w:rFonts w:ascii="Times New Roman" w:hAnsi="Times New Roman" w:cs="Times New Roman"/>
            <w:sz w:val="24"/>
            <w:szCs w:val="24"/>
          </w:rPr>
          <w:t>laboratory</w:t>
        </w:r>
      </w:ins>
      <w:ins w:id="414" w:author="MARIE" w:date="2016-10-19T10:43:00Z">
        <w:r w:rsidR="00DE5A92" w:rsidRPr="00D05AF6">
          <w:rPr>
            <w:rFonts w:ascii="Times New Roman" w:hAnsi="Times New Roman" w:cs="Times New Roman"/>
            <w:sz w:val="24"/>
            <w:szCs w:val="24"/>
          </w:rPr>
          <w:t xml:space="preserve"> experiments, due to the p</w:t>
        </w:r>
      </w:ins>
      <w:ins w:id="415" w:author="MARIE" w:date="2016-10-24T20:35:00Z">
        <w:r w:rsidR="00DE5A92" w:rsidRPr="00D05AF6">
          <w:rPr>
            <w:rFonts w:ascii="Times New Roman" w:hAnsi="Times New Roman" w:cs="Times New Roman"/>
            <w:sz w:val="24"/>
            <w:szCs w:val="24"/>
          </w:rPr>
          <w:t>oor</w:t>
        </w:r>
      </w:ins>
      <w:ins w:id="416" w:author="MARIE" w:date="2016-10-19T10:43:00Z">
        <w:r w:rsidRPr="00D05AF6">
          <w:rPr>
            <w:rFonts w:ascii="Times New Roman" w:hAnsi="Times New Roman" w:cs="Times New Roman"/>
            <w:sz w:val="24"/>
            <w:szCs w:val="24"/>
          </w:rPr>
          <w:t xml:space="preserve"> state of equipment and </w:t>
        </w:r>
      </w:ins>
      <w:ins w:id="417" w:author="MARIE" w:date="2016-10-19T10:45:00Z">
        <w:r w:rsidR="008E4410" w:rsidRPr="00D05AF6">
          <w:rPr>
            <w:rFonts w:ascii="Times New Roman" w:hAnsi="Times New Roman" w:cs="Times New Roman"/>
            <w:sz w:val="24"/>
            <w:szCs w:val="24"/>
          </w:rPr>
          <w:t xml:space="preserve">the resultant </w:t>
        </w:r>
      </w:ins>
      <w:ins w:id="418" w:author="MARIE" w:date="2016-10-19T10:43:00Z">
        <w:r w:rsidRPr="00D05AF6">
          <w:rPr>
            <w:rFonts w:ascii="Times New Roman" w:hAnsi="Times New Roman" w:cs="Times New Roman"/>
            <w:sz w:val="24"/>
            <w:szCs w:val="24"/>
          </w:rPr>
          <w:t>general lack of motivation</w:t>
        </w:r>
      </w:ins>
      <w:ins w:id="419" w:author="MARIE" w:date="2016-10-19T10:45:00Z">
        <w:r w:rsidRPr="00D05AF6">
          <w:rPr>
            <w:rFonts w:ascii="Times New Roman" w:hAnsi="Times New Roman" w:cs="Times New Roman"/>
            <w:sz w:val="24"/>
            <w:szCs w:val="24"/>
          </w:rPr>
          <w:t xml:space="preserve"> to undertake science based courses</w:t>
        </w:r>
      </w:ins>
      <w:ins w:id="420" w:author="MARIE" w:date="2016-10-19T10:43:00Z">
        <w:r w:rsidR="00DE5A92" w:rsidRPr="00D05AF6">
          <w:rPr>
            <w:rFonts w:ascii="Times New Roman" w:hAnsi="Times New Roman" w:cs="Times New Roman"/>
            <w:sz w:val="24"/>
            <w:szCs w:val="24"/>
          </w:rPr>
          <w:t>.</w:t>
        </w:r>
      </w:ins>
    </w:p>
    <w:p w:rsidR="00FD4954" w:rsidRPr="00D05AF6" w:rsidRDefault="00484368" w:rsidP="0033573B">
      <w:pPr>
        <w:pStyle w:val="ListParagraph"/>
        <w:numPr>
          <w:ilvl w:val="0"/>
          <w:numId w:val="7"/>
        </w:numPr>
        <w:spacing w:after="0" w:line="360" w:lineRule="auto"/>
        <w:jc w:val="both"/>
        <w:rPr>
          <w:ins w:id="421" w:author="MARIE" w:date="2016-10-19T10:48:00Z"/>
          <w:rFonts w:ascii="Times New Roman" w:hAnsi="Times New Roman" w:cs="Times New Roman"/>
          <w:sz w:val="24"/>
          <w:szCs w:val="24"/>
        </w:rPr>
      </w:pPr>
      <w:del w:id="422" w:author="MARIE" w:date="2016-10-24T20:35:00Z">
        <w:r w:rsidRPr="00D05AF6" w:rsidDel="00DE5A92">
          <w:rPr>
            <w:rFonts w:ascii="Times New Roman" w:hAnsi="Times New Roman" w:cs="Times New Roman"/>
            <w:sz w:val="24"/>
            <w:szCs w:val="24"/>
          </w:rPr>
          <w:delText>Poor participation on hand-on experiments.</w:delText>
        </w:r>
      </w:del>
    </w:p>
    <w:p w:rsidR="008E4410" w:rsidRPr="00D05AF6" w:rsidRDefault="008E4410" w:rsidP="0033573B">
      <w:pPr>
        <w:pStyle w:val="ListParagraph"/>
        <w:numPr>
          <w:ilvl w:val="0"/>
          <w:numId w:val="7"/>
        </w:numPr>
        <w:spacing w:after="0" w:line="360" w:lineRule="auto"/>
        <w:jc w:val="both"/>
        <w:rPr>
          <w:ins w:id="423" w:author="MARIE" w:date="2016-10-19T10:49:00Z"/>
          <w:rFonts w:ascii="Times New Roman" w:hAnsi="Times New Roman" w:cs="Times New Roman"/>
          <w:sz w:val="24"/>
          <w:szCs w:val="24"/>
        </w:rPr>
      </w:pPr>
      <w:ins w:id="424" w:author="MARIE" w:date="2016-10-19T10:48:00Z">
        <w:r w:rsidRPr="00D05AF6">
          <w:rPr>
            <w:rFonts w:ascii="Times New Roman" w:hAnsi="Times New Roman" w:cs="Times New Roman"/>
            <w:sz w:val="24"/>
            <w:szCs w:val="24"/>
          </w:rPr>
          <w:t xml:space="preserve">Presently, local schools do not have </w:t>
        </w:r>
      </w:ins>
      <w:ins w:id="425" w:author="MARIE" w:date="2016-10-19T10:49:00Z">
        <w:r w:rsidRPr="00D05AF6">
          <w:rPr>
            <w:rFonts w:ascii="Times New Roman" w:hAnsi="Times New Roman" w:cs="Times New Roman"/>
            <w:sz w:val="24"/>
            <w:szCs w:val="24"/>
          </w:rPr>
          <w:t xml:space="preserve">custom </w:t>
        </w:r>
      </w:ins>
      <w:ins w:id="426" w:author="MARIE" w:date="2016-10-19T10:48:00Z">
        <w:r w:rsidRPr="00D05AF6">
          <w:rPr>
            <w:rFonts w:ascii="Times New Roman" w:hAnsi="Times New Roman" w:cs="Times New Roman"/>
            <w:sz w:val="24"/>
            <w:szCs w:val="24"/>
          </w:rPr>
          <w:t>simulation software</w:t>
        </w:r>
      </w:ins>
      <w:ins w:id="427" w:author="MARIE" w:date="2016-10-19T10:49:00Z">
        <w:r w:rsidRPr="00D05AF6">
          <w:rPr>
            <w:rFonts w:ascii="Times New Roman" w:hAnsi="Times New Roman" w:cs="Times New Roman"/>
            <w:sz w:val="24"/>
            <w:szCs w:val="24"/>
          </w:rPr>
          <w:t xml:space="preserve"> suitable for conducting and running simulated laboratory experiments in relevant subject areas.</w:t>
        </w:r>
      </w:ins>
    </w:p>
    <w:p w:rsidR="008E4410" w:rsidRPr="00D05AF6" w:rsidDel="00DE5A92" w:rsidRDefault="008E4410" w:rsidP="0033573B">
      <w:pPr>
        <w:pStyle w:val="ListParagraph"/>
        <w:numPr>
          <w:ilvl w:val="0"/>
          <w:numId w:val="7"/>
        </w:numPr>
        <w:spacing w:after="0" w:line="360" w:lineRule="auto"/>
        <w:jc w:val="both"/>
        <w:rPr>
          <w:del w:id="428" w:author="MARIE" w:date="2016-10-24T20:35:00Z"/>
          <w:rFonts w:ascii="Times New Roman" w:hAnsi="Times New Roman" w:cs="Times New Roman"/>
          <w:sz w:val="24"/>
          <w:szCs w:val="24"/>
        </w:rPr>
      </w:pPr>
    </w:p>
    <w:p w:rsidR="002C3507" w:rsidRPr="00D05AF6" w:rsidRDefault="002C3507" w:rsidP="0033573B">
      <w:pPr>
        <w:pStyle w:val="ListParagraph"/>
        <w:numPr>
          <w:ilvl w:val="0"/>
          <w:numId w:val="7"/>
        </w:numPr>
        <w:spacing w:after="0" w:line="360" w:lineRule="auto"/>
        <w:jc w:val="both"/>
        <w:rPr>
          <w:rFonts w:ascii="Times New Roman" w:hAnsi="Times New Roman" w:cs="Times New Roman"/>
          <w:sz w:val="24"/>
          <w:szCs w:val="24"/>
        </w:rPr>
      </w:pPr>
      <w:del w:id="429" w:author="MARIE" w:date="2016-10-24T20:35:00Z">
        <w:r w:rsidRPr="00D05AF6" w:rsidDel="00DE5A92">
          <w:rPr>
            <w:rFonts w:ascii="Times New Roman" w:hAnsi="Times New Roman" w:cs="Times New Roman"/>
            <w:sz w:val="24"/>
            <w:szCs w:val="24"/>
          </w:rPr>
          <w:delText>Lack of facilities for practical learning for example; inadequate staff and learning resources.</w:delText>
        </w:r>
      </w:del>
      <w:ins w:id="430" w:author="MARIE" w:date="2016-10-24T20:36:00Z">
        <w:r w:rsidR="00DE5A92" w:rsidRPr="00D05AF6">
          <w:rPr>
            <w:rFonts w:ascii="Times New Roman" w:hAnsi="Times New Roman" w:cs="Times New Roman"/>
            <w:sz w:val="24"/>
            <w:szCs w:val="24"/>
          </w:rPr>
          <w:t>Some experiments in the laboratory are very dangerous thus can result to harm on students upon poor handling</w:t>
        </w:r>
      </w:ins>
    </w:p>
    <w:p w:rsidR="009B0BE0" w:rsidRPr="00D05AF6" w:rsidRDefault="009B0BE0" w:rsidP="0033573B">
      <w:pPr>
        <w:widowControl/>
        <w:suppressAutoHyphens w:val="0"/>
        <w:jc w:val="both"/>
        <w:rPr>
          <w:rFonts w:ascii="Times New Roman" w:hAnsi="Times New Roman" w:cs="Times New Roman"/>
          <w:b/>
          <w:bCs/>
          <w:sz w:val="32"/>
          <w:szCs w:val="32"/>
        </w:rPr>
      </w:pPr>
      <w:bookmarkStart w:id="431" w:name="_Toc463047765"/>
      <w:bookmarkStart w:id="432" w:name="_Toc462208240"/>
      <w:bookmarkEnd w:id="431"/>
      <w:bookmarkEnd w:id="432"/>
      <w:r w:rsidRPr="00D05AF6">
        <w:rPr>
          <w:rFonts w:ascii="Times New Roman" w:hAnsi="Times New Roman" w:cs="Times New Roman"/>
        </w:rPr>
        <w:br w:type="page"/>
      </w:r>
    </w:p>
    <w:p w:rsidR="00FD4954" w:rsidRPr="00D05AF6" w:rsidRDefault="00484368" w:rsidP="005257F6">
      <w:pPr>
        <w:pStyle w:val="Heading2"/>
        <w:spacing w:line="360" w:lineRule="auto"/>
        <w:jc w:val="both"/>
        <w:rPr>
          <w:rFonts w:ascii="Times New Roman" w:hAnsi="Times New Roman" w:cs="Times New Roman"/>
        </w:rPr>
      </w:pPr>
      <w:bookmarkStart w:id="433" w:name="_Toc485111808"/>
      <w:r w:rsidRPr="00D05AF6">
        <w:rPr>
          <w:rFonts w:ascii="Times New Roman" w:hAnsi="Times New Roman" w:cs="Times New Roman"/>
        </w:rPr>
        <w:lastRenderedPageBreak/>
        <w:t>1.3 OBJECTIVES</w:t>
      </w:r>
      <w:bookmarkEnd w:id="433"/>
    </w:p>
    <w:p w:rsidR="00FD4954" w:rsidRPr="00D05AF6" w:rsidRDefault="00484368" w:rsidP="00404098">
      <w:pPr>
        <w:pStyle w:val="NoSpacing"/>
        <w:spacing w:line="360" w:lineRule="auto"/>
        <w:jc w:val="both"/>
        <w:rPr>
          <w:rFonts w:ascii="Times New Roman" w:hAnsi="Times New Roman" w:cs="Times New Roman"/>
          <w:szCs w:val="24"/>
        </w:rPr>
      </w:pPr>
      <w:bookmarkStart w:id="434" w:name="_Toc462208241"/>
      <w:bookmarkEnd w:id="434"/>
      <w:r w:rsidRPr="00D05AF6">
        <w:rPr>
          <w:rFonts w:ascii="Times New Roman" w:hAnsi="Times New Roman" w:cs="Times New Roman"/>
          <w:szCs w:val="24"/>
        </w:rPr>
        <w:t>The aim of the proposed system is to address the shortcomin</w:t>
      </w:r>
      <w:r w:rsidR="00404098" w:rsidRPr="00D05AF6">
        <w:rPr>
          <w:rFonts w:ascii="Times New Roman" w:hAnsi="Times New Roman" w:cs="Times New Roman"/>
          <w:szCs w:val="24"/>
        </w:rPr>
        <w:t xml:space="preserve">gs that arise during scientific </w:t>
      </w:r>
      <w:r w:rsidRPr="00D05AF6">
        <w:rPr>
          <w:rFonts w:ascii="Times New Roman" w:hAnsi="Times New Roman" w:cs="Times New Roman"/>
          <w:szCs w:val="24"/>
        </w:rPr>
        <w:t>experiment due to poor laboratories in most of our schools. It aims:</w:t>
      </w:r>
    </w:p>
    <w:p w:rsidR="00C03AFB" w:rsidRPr="00D05AF6" w:rsidRDefault="00973024">
      <w:pPr>
        <w:pStyle w:val="ListParagraph"/>
        <w:numPr>
          <w:ilvl w:val="0"/>
          <w:numId w:val="9"/>
        </w:numPr>
        <w:spacing w:line="360" w:lineRule="auto"/>
        <w:jc w:val="both"/>
        <w:rPr>
          <w:ins w:id="435" w:author="MARIE" w:date="2016-10-24T20:50:00Z"/>
          <w:rFonts w:ascii="Times New Roman" w:hAnsi="Times New Roman" w:cs="Times New Roman"/>
          <w:rPrChange w:id="436" w:author="MARIE" w:date="2016-10-24T20:52:00Z">
            <w:rPr>
              <w:ins w:id="437" w:author="MARIE" w:date="2016-10-24T20:50:00Z"/>
            </w:rPr>
          </w:rPrChange>
        </w:rPr>
        <w:pPrChange w:id="438" w:author="MARIE" w:date="2016-10-24T20:52:00Z">
          <w:pPr>
            <w:spacing w:line="360" w:lineRule="auto"/>
            <w:ind w:left="720"/>
          </w:pPr>
        </w:pPrChange>
      </w:pPr>
      <w:ins w:id="439" w:author="MARIE" w:date="2016-10-25T08:31:00Z">
        <w:r w:rsidRPr="00D05AF6">
          <w:rPr>
            <w:rFonts w:ascii="Times New Roman" w:hAnsi="Times New Roman" w:cs="Times New Roman"/>
            <w:sz w:val="24"/>
            <w:szCs w:val="24"/>
          </w:rPr>
          <w:t xml:space="preserve">To </w:t>
        </w:r>
      </w:ins>
      <w:ins w:id="440" w:author="MARIE" w:date="2016-10-25T08:44:00Z">
        <w:r w:rsidRPr="00D05AF6">
          <w:rPr>
            <w:rFonts w:ascii="Times New Roman" w:hAnsi="Times New Roman" w:cs="Times New Roman"/>
            <w:sz w:val="24"/>
            <w:szCs w:val="24"/>
          </w:rPr>
          <w:t>d</w:t>
        </w:r>
      </w:ins>
      <w:ins w:id="441" w:author="MARIE" w:date="2016-10-25T08:31:00Z">
        <w:r w:rsidR="003572C6" w:rsidRPr="00D05AF6">
          <w:rPr>
            <w:rFonts w:ascii="Times New Roman" w:hAnsi="Times New Roman" w:cs="Times New Roman"/>
            <w:sz w:val="24"/>
            <w:szCs w:val="24"/>
          </w:rPr>
          <w:t>esign a syst</w:t>
        </w:r>
        <w:r w:rsidRPr="00D05AF6">
          <w:rPr>
            <w:rFonts w:ascii="Times New Roman" w:hAnsi="Times New Roman" w:cs="Times New Roman"/>
            <w:sz w:val="24"/>
            <w:szCs w:val="24"/>
          </w:rPr>
          <w:t>em that allows ease of access to</w:t>
        </w:r>
        <w:r w:rsidR="003572C6" w:rsidRPr="00D05AF6">
          <w:rPr>
            <w:rFonts w:ascii="Times New Roman" w:hAnsi="Times New Roman" w:cs="Times New Roman"/>
            <w:sz w:val="24"/>
            <w:szCs w:val="24"/>
          </w:rPr>
          <w:t xml:space="preserve"> laboratory</w:t>
        </w:r>
      </w:ins>
      <w:ins w:id="442" w:author="MARIE" w:date="2016-10-25T08:39:00Z">
        <w:r w:rsidR="00D460E7" w:rsidRPr="00D05AF6">
          <w:rPr>
            <w:rFonts w:ascii="Times New Roman" w:hAnsi="Times New Roman" w:cs="Times New Roman"/>
            <w:sz w:val="24"/>
            <w:szCs w:val="24"/>
          </w:rPr>
          <w:t xml:space="preserve"> virtual</w:t>
        </w:r>
      </w:ins>
      <w:r w:rsidR="00485C39" w:rsidRPr="00D05AF6">
        <w:rPr>
          <w:rFonts w:ascii="Times New Roman" w:hAnsi="Times New Roman" w:cs="Times New Roman"/>
          <w:sz w:val="24"/>
          <w:szCs w:val="24"/>
        </w:rPr>
        <w:t xml:space="preserve"> </w:t>
      </w:r>
      <w:ins w:id="443" w:author="MARIE" w:date="2016-10-25T08:38:00Z">
        <w:r w:rsidR="00D460E7" w:rsidRPr="00D05AF6">
          <w:rPr>
            <w:rFonts w:ascii="Times New Roman" w:hAnsi="Times New Roman" w:cs="Times New Roman"/>
            <w:sz w:val="24"/>
            <w:szCs w:val="24"/>
          </w:rPr>
          <w:t xml:space="preserve">equipment </w:t>
        </w:r>
      </w:ins>
      <w:ins w:id="444" w:author="MARIE" w:date="2016-10-25T08:40:00Z">
        <w:r w:rsidR="00D460E7" w:rsidRPr="00D05AF6">
          <w:rPr>
            <w:rFonts w:ascii="Times New Roman" w:hAnsi="Times New Roman" w:cs="Times New Roman"/>
            <w:sz w:val="24"/>
            <w:szCs w:val="24"/>
          </w:rPr>
          <w:t>an</w:t>
        </w:r>
      </w:ins>
      <w:r w:rsidR="00404098" w:rsidRPr="00D05AF6">
        <w:rPr>
          <w:rFonts w:ascii="Times New Roman" w:hAnsi="Times New Roman" w:cs="Times New Roman"/>
          <w:sz w:val="24"/>
          <w:szCs w:val="24"/>
        </w:rPr>
        <w:t xml:space="preserve">d </w:t>
      </w:r>
      <w:ins w:id="445" w:author="MARIE" w:date="2016-10-25T08:33:00Z">
        <w:r w:rsidR="00D460E7" w:rsidRPr="00D05AF6">
          <w:rPr>
            <w:rFonts w:ascii="Times New Roman" w:hAnsi="Times New Roman" w:cs="Times New Roman"/>
            <w:sz w:val="24"/>
            <w:szCs w:val="24"/>
          </w:rPr>
          <w:t xml:space="preserve">experiments </w:t>
        </w:r>
      </w:ins>
      <w:ins w:id="446" w:author="MARIE" w:date="2016-10-25T08:41:00Z">
        <w:r w:rsidR="00D460E7" w:rsidRPr="00D05AF6">
          <w:rPr>
            <w:rFonts w:ascii="Times New Roman" w:hAnsi="Times New Roman" w:cs="Times New Roman"/>
            <w:sz w:val="24"/>
            <w:szCs w:val="24"/>
          </w:rPr>
          <w:t xml:space="preserve">which require no special handling or </w:t>
        </w:r>
      </w:ins>
      <w:r w:rsidR="001C514E" w:rsidRPr="00D05AF6">
        <w:rPr>
          <w:rFonts w:ascii="Times New Roman" w:hAnsi="Times New Roman" w:cs="Times New Roman"/>
          <w:sz w:val="24"/>
          <w:szCs w:val="24"/>
        </w:rPr>
        <w:t>maintenance?</w:t>
      </w:r>
      <w:del w:id="447" w:author="MARIE" w:date="2016-10-24T20:48:00Z">
        <w:r w:rsidR="00946B29" w:rsidRPr="00D05AF6">
          <w:rPr>
            <w:rFonts w:ascii="Times New Roman" w:hAnsi="Times New Roman" w:cs="Times New Roman"/>
            <w:sz w:val="24"/>
            <w:szCs w:val="24"/>
            <w:rPrChange w:id="448" w:author="MARIE" w:date="2016-10-24T20:52:00Z">
              <w:rPr>
                <w:color w:val="0000FF" w:themeColor="hyperlink"/>
                <w:u w:val="single"/>
              </w:rPr>
            </w:rPrChange>
          </w:rPr>
          <w:delText xml:space="preserve">1. </w:delText>
        </w:r>
      </w:del>
    </w:p>
    <w:p w:rsidR="00C03AFB" w:rsidRPr="00D05AF6" w:rsidRDefault="00946B29">
      <w:pPr>
        <w:pStyle w:val="ListParagraph"/>
        <w:numPr>
          <w:ilvl w:val="0"/>
          <w:numId w:val="9"/>
        </w:numPr>
        <w:spacing w:line="360" w:lineRule="auto"/>
        <w:rPr>
          <w:ins w:id="449" w:author="MARIE" w:date="2016-10-24T20:49:00Z"/>
          <w:rFonts w:ascii="Times New Roman" w:hAnsi="Times New Roman" w:cs="Times New Roman"/>
          <w:rPrChange w:id="450" w:author="MARIE" w:date="2016-10-25T06:45:00Z">
            <w:rPr>
              <w:ins w:id="451" w:author="MARIE" w:date="2016-10-24T20:49:00Z"/>
            </w:rPr>
          </w:rPrChange>
        </w:rPr>
        <w:pPrChange w:id="452" w:author="MARIE" w:date="2016-10-25T06:45:00Z">
          <w:pPr>
            <w:spacing w:line="360" w:lineRule="auto"/>
            <w:ind w:left="720"/>
          </w:pPr>
        </w:pPrChange>
      </w:pPr>
      <w:moveToRangeStart w:id="453" w:author="MARIE" w:date="2016-10-24T20:50:00Z" w:name="move465105541"/>
      <w:moveTo w:id="454" w:author="MARIE" w:date="2016-10-24T20:50:00Z">
        <w:del w:id="455" w:author="MARIE" w:date="2016-10-24T20:50:00Z">
          <w:r w:rsidRPr="00D05AF6">
            <w:rPr>
              <w:rFonts w:ascii="Times New Roman" w:hAnsi="Times New Roman" w:cs="Times New Roman"/>
              <w:sz w:val="24"/>
              <w:szCs w:val="24"/>
              <w:rPrChange w:id="456" w:author="MARIE" w:date="2016-10-25T06:45:00Z">
                <w:rPr>
                  <w:color w:val="0000FF" w:themeColor="hyperlink"/>
                  <w:u w:val="single"/>
                </w:rPr>
              </w:rPrChange>
            </w:rPr>
            <w:delText>2.</w:delText>
          </w:r>
        </w:del>
        <w:r w:rsidRPr="00D05AF6">
          <w:rPr>
            <w:rFonts w:ascii="Times New Roman" w:hAnsi="Times New Roman" w:cs="Times New Roman"/>
            <w:sz w:val="24"/>
            <w:szCs w:val="24"/>
            <w:rPrChange w:id="457" w:author="MARIE" w:date="2016-10-25T06:45:00Z">
              <w:rPr>
                <w:color w:val="0000FF" w:themeColor="hyperlink"/>
                <w:u w:val="single"/>
              </w:rPr>
            </w:rPrChange>
          </w:rPr>
          <w:t xml:space="preserve"> To provide a relaxed, good environment for learning and self-evaluation</w:t>
        </w:r>
      </w:moveTo>
      <w:moveToRangeEnd w:id="453"/>
    </w:p>
    <w:p w:rsidR="00C03AFB" w:rsidRPr="00D05AF6" w:rsidRDefault="00946B29">
      <w:pPr>
        <w:pStyle w:val="ListParagraph"/>
        <w:numPr>
          <w:ilvl w:val="0"/>
          <w:numId w:val="9"/>
        </w:numPr>
        <w:rPr>
          <w:del w:id="458" w:author="MARIE" w:date="2016-10-24T20:50:00Z"/>
          <w:rFonts w:ascii="Times New Roman" w:hAnsi="Times New Roman" w:cs="Times New Roman"/>
        </w:rPr>
        <w:pPrChange w:id="459" w:author="MARIE" w:date="2016-10-24T20:50:00Z">
          <w:pPr>
            <w:spacing w:line="360" w:lineRule="auto"/>
            <w:ind w:left="720"/>
          </w:pPr>
        </w:pPrChange>
      </w:pPr>
      <w:moveToRangeStart w:id="460" w:author="MARIE" w:date="2016-10-24T20:49:00Z" w:name="move465105493"/>
      <w:moveTo w:id="461" w:author="MARIE" w:date="2016-10-24T20:49:00Z">
        <w:r w:rsidRPr="00D05AF6">
          <w:rPr>
            <w:rFonts w:ascii="Times New Roman" w:hAnsi="Times New Roman" w:cs="Times New Roman"/>
            <w:rPrChange w:id="462" w:author="MARIE" w:date="2016-10-24T20:50:00Z">
              <w:rPr>
                <w:color w:val="0000FF" w:themeColor="hyperlink"/>
                <w:u w:val="single"/>
              </w:rPr>
            </w:rPrChange>
          </w:rPr>
          <w:t>To design a</w:t>
        </w:r>
      </w:moveTo>
      <w:r w:rsidR="009C6D66" w:rsidRPr="00D05AF6">
        <w:rPr>
          <w:rFonts w:ascii="Times New Roman" w:hAnsi="Times New Roman" w:cs="Times New Roman"/>
          <w:sz w:val="24"/>
          <w:szCs w:val="24"/>
        </w:rPr>
        <w:t>nd develop a</w:t>
      </w:r>
      <w:moveTo w:id="463" w:author="MARIE" w:date="2016-10-24T20:49:00Z">
        <w:r w:rsidRPr="00D05AF6">
          <w:rPr>
            <w:rFonts w:ascii="Times New Roman" w:hAnsi="Times New Roman" w:cs="Times New Roman"/>
            <w:rPrChange w:id="464" w:author="MARIE" w:date="2016-10-24T20:50:00Z">
              <w:rPr>
                <w:color w:val="0000FF" w:themeColor="hyperlink"/>
                <w:u w:val="single"/>
              </w:rPr>
            </w:rPrChange>
          </w:rPr>
          <w:t xml:space="preserve"> simulated science laborator</w:t>
        </w:r>
      </w:moveTo>
      <w:r w:rsidR="0033573B" w:rsidRPr="00D05AF6">
        <w:rPr>
          <w:rFonts w:ascii="Times New Roman" w:hAnsi="Times New Roman" w:cs="Times New Roman"/>
          <w:sz w:val="24"/>
          <w:szCs w:val="24"/>
        </w:rPr>
        <w:t>y</w:t>
      </w:r>
      <w:r w:rsidR="009C6D66" w:rsidRPr="00D05AF6">
        <w:rPr>
          <w:rFonts w:ascii="Times New Roman" w:hAnsi="Times New Roman" w:cs="Times New Roman"/>
          <w:sz w:val="24"/>
          <w:szCs w:val="24"/>
        </w:rPr>
        <w:t xml:space="preserve"> prototype</w:t>
      </w:r>
      <w:moveTo w:id="465" w:author="MARIE" w:date="2016-10-24T20:49:00Z">
        <w:r w:rsidRPr="00D05AF6">
          <w:rPr>
            <w:rFonts w:ascii="Times New Roman" w:hAnsi="Times New Roman" w:cs="Times New Roman"/>
            <w:rPrChange w:id="466" w:author="MARIE" w:date="2016-10-24T20:50:00Z">
              <w:rPr>
                <w:color w:val="0000FF" w:themeColor="hyperlink"/>
                <w:u w:val="single"/>
              </w:rPr>
            </w:rPrChange>
          </w:rPr>
          <w:t>.</w:t>
        </w:r>
      </w:moveTo>
      <w:r w:rsidR="009C6D66" w:rsidRPr="00D05AF6">
        <w:rPr>
          <w:rFonts w:ascii="Times New Roman" w:hAnsi="Times New Roman" w:cs="Times New Roman"/>
          <w:sz w:val="24"/>
          <w:szCs w:val="24"/>
        </w:rPr>
        <w:t xml:space="preserve"> </w:t>
      </w:r>
    </w:p>
    <w:moveToRangeEnd w:id="460"/>
    <w:p w:rsidR="00404098" w:rsidRPr="00D05AF6" w:rsidRDefault="00404098" w:rsidP="00404098">
      <w:pPr>
        <w:pStyle w:val="ListParagraph"/>
        <w:numPr>
          <w:ilvl w:val="0"/>
          <w:numId w:val="9"/>
        </w:numPr>
        <w:rPr>
          <w:rFonts w:ascii="Times New Roman" w:hAnsi="Times New Roman" w:cs="Times New Roman"/>
          <w:sz w:val="24"/>
          <w:szCs w:val="24"/>
          <w:lang w:eastAsia="zh-CN" w:bidi="hi-IN"/>
        </w:rPr>
      </w:pPr>
    </w:p>
    <w:p w:rsidR="00FD4954" w:rsidRPr="00D05AF6" w:rsidRDefault="00946B29" w:rsidP="00404098">
      <w:pPr>
        <w:pStyle w:val="ListParagraph"/>
        <w:numPr>
          <w:ilvl w:val="0"/>
          <w:numId w:val="9"/>
        </w:numPr>
        <w:jc w:val="both"/>
        <w:rPr>
          <w:rFonts w:ascii="Times New Roman" w:hAnsi="Times New Roman" w:cs="Times New Roman"/>
          <w:sz w:val="24"/>
          <w:szCs w:val="24"/>
          <w:lang w:eastAsia="zh-CN" w:bidi="hi-IN"/>
          <w:rPrChange w:id="467" w:author="MARIE" w:date="2016-10-25T06:47:00Z">
            <w:rPr/>
          </w:rPrChange>
        </w:rPr>
      </w:pPr>
      <w:r w:rsidRPr="00D05AF6">
        <w:rPr>
          <w:rFonts w:ascii="Times New Roman" w:hAnsi="Times New Roman" w:cs="Times New Roman"/>
          <w:sz w:val="24"/>
          <w:szCs w:val="24"/>
          <w:rPrChange w:id="468" w:author="MARIE" w:date="2016-10-25T06:47:00Z">
            <w:rPr>
              <w:rFonts w:ascii="Times New Roman" w:hAnsi="Times New Roman" w:cs="Times New Roman"/>
              <w:sz w:val="24"/>
              <w:szCs w:val="24"/>
              <w:lang w:eastAsia="zh-CN" w:bidi="hi-IN"/>
            </w:rPr>
          </w:rPrChange>
        </w:rPr>
        <w:t xml:space="preserve"> To provide a realistic, standardized learning opportunity for students without the risks and </w:t>
      </w:r>
      <w:del w:id="469" w:author="MARIE" w:date="2016-10-25T06:47:00Z">
        <w:r w:rsidRPr="00D05AF6">
          <w:rPr>
            <w:rFonts w:ascii="Times New Roman" w:hAnsi="Times New Roman" w:cs="Times New Roman"/>
            <w:sz w:val="24"/>
            <w:szCs w:val="24"/>
            <w:rPrChange w:id="470" w:author="MARIE" w:date="2016-10-25T06:47:00Z">
              <w:rPr>
                <w:rFonts w:ascii="Liberation Serif" w:hAnsi="Liberation Serif" w:cs="FreeSans"/>
                <w:color w:val="0000FF" w:themeColor="hyperlink"/>
                <w:sz w:val="24"/>
                <w:szCs w:val="24"/>
                <w:u w:val="single"/>
                <w:lang w:eastAsia="zh-CN" w:bidi="hi-IN"/>
              </w:rPr>
            </w:rPrChange>
          </w:rPr>
          <w:tab/>
        </w:r>
      </w:del>
      <w:r w:rsidRPr="00D05AF6">
        <w:rPr>
          <w:rFonts w:ascii="Times New Roman" w:hAnsi="Times New Roman" w:cs="Times New Roman"/>
          <w:sz w:val="24"/>
          <w:szCs w:val="24"/>
          <w:rPrChange w:id="471" w:author="MARIE" w:date="2016-10-25T06:47:00Z">
            <w:rPr>
              <w:rFonts w:ascii="Liberation Serif" w:hAnsi="Liberation Serif" w:cs="FreeSans"/>
              <w:color w:val="0000FF" w:themeColor="hyperlink"/>
              <w:sz w:val="24"/>
              <w:szCs w:val="24"/>
              <w:u w:val="single"/>
              <w:lang w:eastAsia="zh-CN" w:bidi="hi-IN"/>
            </w:rPr>
          </w:rPrChange>
        </w:rPr>
        <w:t xml:space="preserve">limitations associated with actual hands-on experiment. </w:t>
      </w:r>
    </w:p>
    <w:p w:rsidR="004F6675" w:rsidRPr="00D05AF6" w:rsidRDefault="00484368" w:rsidP="00404098">
      <w:pPr>
        <w:pStyle w:val="ListParagraph"/>
        <w:spacing w:after="0" w:line="360" w:lineRule="auto"/>
        <w:jc w:val="both"/>
        <w:rPr>
          <w:rFonts w:ascii="Times New Roman" w:hAnsi="Times New Roman" w:cs="Times New Roman"/>
          <w:sz w:val="24"/>
          <w:szCs w:val="24"/>
        </w:rPr>
      </w:pPr>
      <w:moveFromRangeStart w:id="472" w:author="MARIE" w:date="2016-10-24T20:50:00Z" w:name="move465105541"/>
      <w:moveFrom w:id="473" w:author="MARIE" w:date="2016-10-24T20:50:00Z">
        <w:r w:rsidRPr="00D05AF6" w:rsidDel="004A4351">
          <w:rPr>
            <w:rFonts w:ascii="Times New Roman" w:hAnsi="Times New Roman" w:cs="Times New Roman"/>
            <w:sz w:val="24"/>
            <w:szCs w:val="24"/>
          </w:rPr>
          <w:t xml:space="preserve">2. To </w:t>
        </w:r>
        <w:r w:rsidR="004F6675" w:rsidRPr="00D05AF6" w:rsidDel="004A4351">
          <w:rPr>
            <w:rFonts w:ascii="Times New Roman" w:hAnsi="Times New Roman" w:cs="Times New Roman"/>
            <w:sz w:val="24"/>
            <w:szCs w:val="24"/>
          </w:rPr>
          <w:t>provide a relaxed, good environment for learning</w:t>
        </w:r>
        <w:r w:rsidR="00A2529F" w:rsidRPr="00D05AF6" w:rsidDel="004A4351">
          <w:rPr>
            <w:rFonts w:ascii="Times New Roman" w:hAnsi="Times New Roman" w:cs="Times New Roman"/>
            <w:sz w:val="24"/>
            <w:szCs w:val="24"/>
          </w:rPr>
          <w:t xml:space="preserve"> and self-evaluation</w:t>
        </w:r>
      </w:moveFrom>
      <w:moveFromRangeEnd w:id="472"/>
    </w:p>
    <w:p w:rsidR="004F6675" w:rsidRPr="00D05AF6" w:rsidDel="004A4351" w:rsidRDefault="00484368" w:rsidP="00404098">
      <w:pPr>
        <w:pStyle w:val="ListParagraph"/>
        <w:spacing w:after="0" w:line="360" w:lineRule="auto"/>
        <w:jc w:val="both"/>
        <w:rPr>
          <w:rFonts w:ascii="Times New Roman" w:hAnsi="Times New Roman" w:cs="Times New Roman"/>
          <w:sz w:val="24"/>
          <w:szCs w:val="24"/>
        </w:rPr>
      </w:pPr>
      <w:moveFromRangeStart w:id="474" w:author="MARIE" w:date="2016-10-24T20:49:00Z" w:name="move465105493"/>
      <w:moveFrom w:id="475" w:author="MARIE" w:date="2016-10-24T20:49:00Z">
        <w:r w:rsidRPr="00D05AF6" w:rsidDel="004A4351">
          <w:rPr>
            <w:rFonts w:ascii="Times New Roman" w:hAnsi="Times New Roman" w:cs="Times New Roman"/>
            <w:sz w:val="24"/>
            <w:szCs w:val="24"/>
          </w:rPr>
          <w:t xml:space="preserve">3. </w:t>
        </w:r>
        <w:r w:rsidR="004F6675" w:rsidRPr="00D05AF6" w:rsidDel="004A4351">
          <w:rPr>
            <w:rFonts w:ascii="Times New Roman" w:hAnsi="Times New Roman" w:cs="Times New Roman"/>
          </w:rPr>
          <w:t>To design a simulated science laboratory that utilizes cyber space.</w:t>
        </w:r>
      </w:moveFrom>
    </w:p>
    <w:moveFromRangeEnd w:id="474"/>
    <w:p w:rsidR="00FD4954" w:rsidRPr="00D05AF6" w:rsidDel="005928B3" w:rsidRDefault="00FD4954" w:rsidP="005257F6">
      <w:pPr>
        <w:pStyle w:val="ListParagraph"/>
        <w:spacing w:after="0" w:line="360" w:lineRule="auto"/>
        <w:jc w:val="both"/>
        <w:rPr>
          <w:del w:id="476" w:author="lambor" w:date="2016-11-01T08:33:00Z"/>
          <w:rFonts w:ascii="Times New Roman" w:hAnsi="Times New Roman" w:cs="Times New Roman"/>
          <w:sz w:val="24"/>
          <w:szCs w:val="24"/>
        </w:rPr>
      </w:pPr>
    </w:p>
    <w:p w:rsidR="00FD4954" w:rsidRPr="00D05AF6" w:rsidDel="005928B3" w:rsidRDefault="00FD4954" w:rsidP="005257F6">
      <w:pPr>
        <w:pStyle w:val="Heading2"/>
        <w:spacing w:line="360" w:lineRule="auto"/>
        <w:jc w:val="both"/>
        <w:rPr>
          <w:del w:id="477" w:author="lambor" w:date="2016-11-01T08:33:00Z"/>
          <w:rFonts w:ascii="Times New Roman" w:hAnsi="Times New Roman" w:cs="Times New Roman"/>
          <w:szCs w:val="28"/>
        </w:rPr>
      </w:pPr>
    </w:p>
    <w:p w:rsidR="00FD4954" w:rsidRPr="00D05AF6" w:rsidDel="005928B3" w:rsidRDefault="00FD4954" w:rsidP="005257F6">
      <w:pPr>
        <w:pStyle w:val="Heading2"/>
        <w:spacing w:line="360" w:lineRule="auto"/>
        <w:jc w:val="both"/>
        <w:rPr>
          <w:del w:id="478" w:author="lambor" w:date="2016-11-01T08:33:00Z"/>
          <w:rFonts w:ascii="Times New Roman" w:hAnsi="Times New Roman" w:cs="Times New Roman"/>
          <w:szCs w:val="28"/>
        </w:rPr>
      </w:pPr>
    </w:p>
    <w:p w:rsidR="00FD4954" w:rsidRPr="00D05AF6" w:rsidRDefault="00484368" w:rsidP="005257F6">
      <w:pPr>
        <w:pStyle w:val="Heading2"/>
        <w:spacing w:line="360" w:lineRule="auto"/>
        <w:jc w:val="both"/>
        <w:rPr>
          <w:rFonts w:ascii="Times New Roman" w:hAnsi="Times New Roman" w:cs="Times New Roman"/>
        </w:rPr>
      </w:pPr>
      <w:bookmarkStart w:id="479" w:name="_Toc462208242"/>
      <w:bookmarkStart w:id="480" w:name="_Toc463047766"/>
      <w:bookmarkStart w:id="481" w:name="_Toc485111809"/>
      <w:r w:rsidRPr="00D05AF6">
        <w:rPr>
          <w:rFonts w:ascii="Times New Roman" w:hAnsi="Times New Roman" w:cs="Times New Roman"/>
        </w:rPr>
        <w:t>1.4 SCOPE</w:t>
      </w:r>
      <w:bookmarkEnd w:id="479"/>
      <w:bookmarkEnd w:id="480"/>
      <w:bookmarkEnd w:id="481"/>
    </w:p>
    <w:p w:rsidR="00FD4954" w:rsidRPr="00D05AF6" w:rsidRDefault="00457B0A" w:rsidP="0033573B">
      <w:pPr>
        <w:spacing w:line="360" w:lineRule="auto"/>
        <w:jc w:val="both"/>
        <w:rPr>
          <w:rFonts w:ascii="Times New Roman" w:hAnsi="Times New Roman" w:cs="Times New Roman"/>
        </w:rPr>
      </w:pPr>
      <w:r>
        <w:rPr>
          <w:rFonts w:ascii="Times New Roman" w:hAnsi="Times New Roman" w:cs="Times New Roman"/>
        </w:rPr>
        <w:t xml:space="preserve">The proposed project </w:t>
      </w:r>
      <w:r w:rsidR="00484368" w:rsidRPr="00D05AF6">
        <w:rPr>
          <w:rFonts w:ascii="Times New Roman" w:hAnsi="Times New Roman" w:cs="Times New Roman"/>
        </w:rPr>
        <w:t>focus</w:t>
      </w:r>
      <w:r>
        <w:rPr>
          <w:rFonts w:ascii="Times New Roman" w:hAnsi="Times New Roman" w:cs="Times New Roman"/>
        </w:rPr>
        <w:t>es</w:t>
      </w:r>
      <w:r w:rsidR="00484368" w:rsidRPr="00D05AF6">
        <w:rPr>
          <w:rFonts w:ascii="Times New Roman" w:hAnsi="Times New Roman" w:cs="Times New Roman"/>
        </w:rPr>
        <w:t xml:space="preserve"> on institution laboratories. It will concentrate on the possible comp</w:t>
      </w:r>
      <w:r>
        <w:rPr>
          <w:rFonts w:ascii="Times New Roman" w:hAnsi="Times New Roman" w:cs="Times New Roman"/>
        </w:rPr>
        <w:t xml:space="preserve">uterization of a supplemental virtual science </w:t>
      </w:r>
      <w:r w:rsidR="00484368" w:rsidRPr="00D05AF6">
        <w:rPr>
          <w:rFonts w:ascii="Times New Roman" w:hAnsi="Times New Roman" w:cs="Times New Roman"/>
        </w:rPr>
        <w:t>laboratory that will run side by side with the physical science laboratories to facilitate covering of all practical’s fully. The information system will contain procedure documentation, recordings, animated simulation, and assessment questions.</w:t>
      </w:r>
    </w:p>
    <w:p w:rsidR="0033573B" w:rsidRPr="00D05AF6" w:rsidRDefault="0033573B" w:rsidP="0033573B">
      <w:pPr>
        <w:spacing w:line="360" w:lineRule="auto"/>
        <w:jc w:val="both"/>
        <w:rPr>
          <w:rFonts w:ascii="Times New Roman" w:hAnsi="Times New Roman" w:cs="Times New Roman"/>
        </w:rPr>
      </w:pPr>
    </w:p>
    <w:p w:rsidR="00FD4954" w:rsidRPr="00D05AF6" w:rsidRDefault="00484368" w:rsidP="005257F6">
      <w:pPr>
        <w:pStyle w:val="Heading2"/>
        <w:spacing w:line="360" w:lineRule="auto"/>
        <w:jc w:val="both"/>
        <w:rPr>
          <w:rFonts w:ascii="Times New Roman" w:hAnsi="Times New Roman" w:cs="Times New Roman"/>
        </w:rPr>
      </w:pPr>
      <w:bookmarkStart w:id="482" w:name="_Toc463047767"/>
      <w:bookmarkStart w:id="483" w:name="_Toc462208243"/>
      <w:bookmarkStart w:id="484" w:name="_Toc485111810"/>
      <w:bookmarkEnd w:id="482"/>
      <w:bookmarkEnd w:id="483"/>
      <w:r w:rsidRPr="00D05AF6">
        <w:rPr>
          <w:rFonts w:ascii="Times New Roman" w:hAnsi="Times New Roman" w:cs="Times New Roman"/>
        </w:rPr>
        <w:t>1.5 JUSTIFICATION</w:t>
      </w:r>
      <w:bookmarkEnd w:id="484"/>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Upon successfully completion of this project it can be adapted in high schools across the country to provide students access of information on laboratory experiment and practical. The proposed system will ensure that difficulty in acquisition of lab instrument and chemicals does not affect students learning.</w:t>
      </w:r>
    </w:p>
    <w:p w:rsidR="00FD4954" w:rsidRPr="00D05AF6" w:rsidDel="005928B3" w:rsidRDefault="00FD4954" w:rsidP="005257F6">
      <w:pPr>
        <w:pStyle w:val="Heading1"/>
        <w:spacing w:line="360" w:lineRule="auto"/>
        <w:jc w:val="both"/>
        <w:rPr>
          <w:del w:id="485" w:author="lambor" w:date="2016-11-01T08:24:00Z"/>
          <w:rFonts w:ascii="Times New Roman" w:hAnsi="Times New Roman" w:cs="Times New Roman"/>
        </w:rPr>
      </w:pPr>
    </w:p>
    <w:p w:rsidR="005928B3" w:rsidRPr="00D05AF6" w:rsidRDefault="005928B3" w:rsidP="005257F6">
      <w:pPr>
        <w:spacing w:line="360" w:lineRule="auto"/>
        <w:jc w:val="both"/>
        <w:rPr>
          <w:ins w:id="486" w:author="lambor" w:date="2016-11-01T08:34:00Z"/>
          <w:rFonts w:ascii="Times New Roman" w:hAnsi="Times New Roman" w:cs="Times New Roman"/>
          <w:b/>
          <w:bCs/>
          <w:sz w:val="36"/>
          <w:szCs w:val="36"/>
        </w:rPr>
      </w:pPr>
    </w:p>
    <w:p w:rsidR="005928B3" w:rsidRPr="00D05AF6" w:rsidRDefault="005928B3" w:rsidP="005257F6">
      <w:pPr>
        <w:spacing w:line="360" w:lineRule="auto"/>
        <w:jc w:val="both"/>
        <w:rPr>
          <w:ins w:id="487" w:author="lambor" w:date="2016-11-01T08:34:00Z"/>
          <w:rFonts w:ascii="Times New Roman" w:hAnsi="Times New Roman" w:cs="Times New Roman"/>
          <w:b/>
          <w:bCs/>
          <w:sz w:val="36"/>
          <w:szCs w:val="36"/>
        </w:rPr>
      </w:pPr>
    </w:p>
    <w:p w:rsidR="005928B3" w:rsidRPr="00D05AF6" w:rsidRDefault="005928B3" w:rsidP="005257F6">
      <w:pPr>
        <w:spacing w:line="360" w:lineRule="auto"/>
        <w:jc w:val="both"/>
        <w:rPr>
          <w:ins w:id="488" w:author="lambor" w:date="2016-11-01T08:34:00Z"/>
          <w:rFonts w:ascii="Times New Roman" w:hAnsi="Times New Roman" w:cs="Times New Roman"/>
          <w:b/>
          <w:bCs/>
          <w:sz w:val="36"/>
          <w:szCs w:val="36"/>
        </w:rPr>
      </w:pPr>
    </w:p>
    <w:p w:rsidR="005928B3" w:rsidRPr="00D05AF6" w:rsidRDefault="005928B3" w:rsidP="005257F6">
      <w:pPr>
        <w:spacing w:line="360" w:lineRule="auto"/>
        <w:jc w:val="both"/>
        <w:rPr>
          <w:ins w:id="489" w:author="lambor" w:date="2016-11-01T08:34:00Z"/>
          <w:rFonts w:ascii="Times New Roman" w:hAnsi="Times New Roman" w:cs="Times New Roman"/>
          <w:b/>
          <w:bCs/>
          <w:sz w:val="36"/>
          <w:szCs w:val="36"/>
        </w:rPr>
      </w:pPr>
    </w:p>
    <w:p w:rsidR="005928B3" w:rsidRPr="00D05AF6" w:rsidRDefault="005928B3" w:rsidP="005257F6">
      <w:pPr>
        <w:spacing w:line="360" w:lineRule="auto"/>
        <w:jc w:val="both"/>
        <w:rPr>
          <w:ins w:id="490" w:author="lambor" w:date="2016-11-01T08:34:00Z"/>
          <w:rFonts w:ascii="Times New Roman" w:hAnsi="Times New Roman" w:cs="Times New Roman"/>
          <w:b/>
          <w:bCs/>
          <w:sz w:val="36"/>
          <w:szCs w:val="36"/>
        </w:rPr>
      </w:pPr>
    </w:p>
    <w:p w:rsidR="005928B3" w:rsidRPr="00D05AF6" w:rsidRDefault="005928B3" w:rsidP="005257F6">
      <w:pPr>
        <w:spacing w:line="360" w:lineRule="auto"/>
        <w:jc w:val="both"/>
        <w:rPr>
          <w:ins w:id="491" w:author="lambor" w:date="2016-11-01T08:33:00Z"/>
          <w:rFonts w:ascii="Times New Roman" w:hAnsi="Times New Roman" w:cs="Times New Roman"/>
        </w:rPr>
      </w:pPr>
    </w:p>
    <w:p w:rsidR="00FD4954" w:rsidRPr="00D05AF6" w:rsidDel="00D84A78" w:rsidRDefault="00FD4954" w:rsidP="005257F6">
      <w:pPr>
        <w:spacing w:line="360" w:lineRule="auto"/>
        <w:jc w:val="both"/>
        <w:rPr>
          <w:del w:id="492" w:author="lambor" w:date="2016-11-01T08:24:00Z"/>
          <w:rFonts w:ascii="Times New Roman" w:hAnsi="Times New Roman" w:cs="Times New Roman"/>
        </w:rPr>
      </w:pPr>
    </w:p>
    <w:p w:rsidR="00FD4954" w:rsidRPr="00D05AF6" w:rsidDel="00D84A78" w:rsidRDefault="00FD4954" w:rsidP="005257F6">
      <w:pPr>
        <w:spacing w:line="360" w:lineRule="auto"/>
        <w:jc w:val="both"/>
        <w:rPr>
          <w:del w:id="493" w:author="lambor" w:date="2016-11-01T08:24:00Z"/>
          <w:rFonts w:ascii="Times New Roman" w:hAnsi="Times New Roman" w:cs="Times New Roman"/>
        </w:rPr>
      </w:pPr>
    </w:p>
    <w:p w:rsidR="00FD4954" w:rsidRPr="00D05AF6" w:rsidDel="00D84A78" w:rsidRDefault="00FD4954" w:rsidP="005257F6">
      <w:pPr>
        <w:spacing w:line="360" w:lineRule="auto"/>
        <w:jc w:val="both"/>
        <w:rPr>
          <w:del w:id="494" w:author="lambor" w:date="2016-11-01T08:24:00Z"/>
          <w:rFonts w:ascii="Times New Roman" w:hAnsi="Times New Roman" w:cs="Times New Roman"/>
        </w:rPr>
      </w:pPr>
    </w:p>
    <w:p w:rsidR="00FD4954" w:rsidRPr="00D05AF6" w:rsidDel="00D84A78" w:rsidRDefault="00FD4954" w:rsidP="005257F6">
      <w:pPr>
        <w:spacing w:line="360" w:lineRule="auto"/>
        <w:jc w:val="both"/>
        <w:rPr>
          <w:del w:id="495" w:author="lambor" w:date="2016-11-01T08:24:00Z"/>
          <w:rFonts w:ascii="Times New Roman" w:hAnsi="Times New Roman" w:cs="Times New Roman"/>
        </w:rPr>
      </w:pPr>
    </w:p>
    <w:p w:rsidR="00FD4954" w:rsidRPr="00D05AF6" w:rsidDel="00D84A78" w:rsidRDefault="00FD4954" w:rsidP="005257F6">
      <w:pPr>
        <w:spacing w:line="360" w:lineRule="auto"/>
        <w:jc w:val="both"/>
        <w:rPr>
          <w:del w:id="496" w:author="lambor" w:date="2016-11-01T08:24:00Z"/>
          <w:rFonts w:ascii="Times New Roman" w:hAnsi="Times New Roman" w:cs="Times New Roman"/>
        </w:rPr>
      </w:pPr>
    </w:p>
    <w:p w:rsidR="00FD4954" w:rsidRPr="00D05AF6" w:rsidDel="00D84A78" w:rsidRDefault="00FD4954" w:rsidP="005257F6">
      <w:pPr>
        <w:spacing w:line="360" w:lineRule="auto"/>
        <w:jc w:val="both"/>
        <w:rPr>
          <w:del w:id="497" w:author="lambor" w:date="2016-11-01T08:24:00Z"/>
          <w:rFonts w:ascii="Times New Roman" w:hAnsi="Times New Roman" w:cs="Times New Roman"/>
        </w:rPr>
      </w:pPr>
    </w:p>
    <w:p w:rsidR="00FD4954" w:rsidRPr="00D05AF6" w:rsidDel="00D84A78" w:rsidRDefault="00FD4954" w:rsidP="005257F6">
      <w:pPr>
        <w:spacing w:line="360" w:lineRule="auto"/>
        <w:jc w:val="both"/>
        <w:rPr>
          <w:del w:id="498" w:author="lambor" w:date="2016-11-01T08:24:00Z"/>
          <w:rFonts w:ascii="Times New Roman" w:hAnsi="Times New Roman" w:cs="Times New Roman"/>
        </w:rPr>
      </w:pPr>
    </w:p>
    <w:p w:rsidR="00FD4954" w:rsidRPr="00D05AF6" w:rsidDel="00D84A78" w:rsidRDefault="00FD4954" w:rsidP="005257F6">
      <w:pPr>
        <w:spacing w:line="360" w:lineRule="auto"/>
        <w:jc w:val="both"/>
        <w:rPr>
          <w:del w:id="499" w:author="lambor" w:date="2016-11-01T08:24:00Z"/>
          <w:rFonts w:ascii="Times New Roman" w:hAnsi="Times New Roman" w:cs="Times New Roman"/>
        </w:rPr>
      </w:pPr>
    </w:p>
    <w:p w:rsidR="00FD4954" w:rsidRPr="00D05AF6" w:rsidDel="008F700F" w:rsidRDefault="00FD4954" w:rsidP="005257F6">
      <w:pPr>
        <w:spacing w:line="360" w:lineRule="auto"/>
        <w:jc w:val="both"/>
        <w:rPr>
          <w:del w:id="500" w:author="MARIE" w:date="2016-10-25T06:53:00Z"/>
          <w:rFonts w:ascii="Times New Roman" w:hAnsi="Times New Roman" w:cs="Times New Roman"/>
        </w:rPr>
      </w:pPr>
    </w:p>
    <w:p w:rsidR="00FD4954" w:rsidRPr="00D05AF6" w:rsidDel="008F700F" w:rsidRDefault="00FD4954" w:rsidP="005257F6">
      <w:pPr>
        <w:spacing w:line="360" w:lineRule="auto"/>
        <w:jc w:val="both"/>
        <w:rPr>
          <w:del w:id="501" w:author="MARIE" w:date="2016-10-25T06:53:00Z"/>
          <w:rFonts w:ascii="Times New Roman" w:hAnsi="Times New Roman" w:cs="Times New Roman"/>
        </w:rPr>
      </w:pPr>
    </w:p>
    <w:p w:rsidR="00FD4954" w:rsidRPr="00D05AF6" w:rsidDel="008F700F" w:rsidRDefault="00FD4954" w:rsidP="005257F6">
      <w:pPr>
        <w:spacing w:line="360" w:lineRule="auto"/>
        <w:jc w:val="both"/>
        <w:rPr>
          <w:del w:id="502" w:author="MARIE" w:date="2016-10-25T06:53:00Z"/>
          <w:rFonts w:ascii="Times New Roman" w:hAnsi="Times New Roman" w:cs="Times New Roman"/>
        </w:rPr>
      </w:pPr>
    </w:p>
    <w:p w:rsidR="00FD4954" w:rsidRPr="00D05AF6" w:rsidDel="008F700F" w:rsidRDefault="00FD4954" w:rsidP="005257F6">
      <w:pPr>
        <w:spacing w:line="360" w:lineRule="auto"/>
        <w:jc w:val="both"/>
        <w:rPr>
          <w:del w:id="503" w:author="MARIE" w:date="2016-10-25T06:53:00Z"/>
          <w:rFonts w:ascii="Times New Roman" w:hAnsi="Times New Roman" w:cs="Times New Roman"/>
        </w:rPr>
      </w:pPr>
    </w:p>
    <w:p w:rsidR="00FD4954" w:rsidRPr="00D05AF6" w:rsidDel="008F700F" w:rsidRDefault="00FD4954" w:rsidP="005257F6">
      <w:pPr>
        <w:spacing w:line="360" w:lineRule="auto"/>
        <w:jc w:val="both"/>
        <w:rPr>
          <w:del w:id="504" w:author="MARIE" w:date="2016-10-25T06:53:00Z"/>
          <w:rFonts w:ascii="Times New Roman" w:hAnsi="Times New Roman" w:cs="Times New Roman"/>
        </w:rPr>
      </w:pPr>
    </w:p>
    <w:p w:rsidR="00FD4954" w:rsidRPr="00D05AF6" w:rsidDel="008F700F" w:rsidRDefault="00FD4954" w:rsidP="005257F6">
      <w:pPr>
        <w:spacing w:line="360" w:lineRule="auto"/>
        <w:jc w:val="both"/>
        <w:rPr>
          <w:del w:id="505" w:author="MARIE" w:date="2016-10-25T06:53:00Z"/>
          <w:rFonts w:ascii="Times New Roman" w:hAnsi="Times New Roman" w:cs="Times New Roman"/>
        </w:rPr>
      </w:pPr>
    </w:p>
    <w:p w:rsidR="00FD4954" w:rsidRPr="00D05AF6" w:rsidDel="008F700F" w:rsidRDefault="00FD4954" w:rsidP="005257F6">
      <w:pPr>
        <w:spacing w:line="360" w:lineRule="auto"/>
        <w:jc w:val="both"/>
        <w:rPr>
          <w:del w:id="506" w:author="MARIE" w:date="2016-10-25T06:53:00Z"/>
          <w:rFonts w:ascii="Times New Roman" w:hAnsi="Times New Roman" w:cs="Times New Roman"/>
        </w:rPr>
      </w:pPr>
    </w:p>
    <w:p w:rsidR="00FD4954" w:rsidRPr="00D05AF6" w:rsidDel="00D84A78" w:rsidRDefault="00FD4954" w:rsidP="005257F6">
      <w:pPr>
        <w:spacing w:line="360" w:lineRule="auto"/>
        <w:jc w:val="both"/>
        <w:rPr>
          <w:del w:id="507" w:author="lambor" w:date="2016-11-01T08:24:00Z"/>
          <w:rFonts w:ascii="Times New Roman" w:hAnsi="Times New Roman" w:cs="Times New Roman"/>
        </w:rPr>
      </w:pPr>
    </w:p>
    <w:p w:rsidR="00FD4954" w:rsidRPr="00D05AF6" w:rsidRDefault="00484368" w:rsidP="005257F6">
      <w:pPr>
        <w:pStyle w:val="Heading1"/>
        <w:spacing w:line="360" w:lineRule="auto"/>
        <w:jc w:val="both"/>
        <w:rPr>
          <w:rFonts w:ascii="Times New Roman" w:hAnsi="Times New Roman" w:cs="Times New Roman"/>
        </w:rPr>
      </w:pPr>
      <w:bookmarkStart w:id="508" w:name="_Toc485111811"/>
      <w:r w:rsidRPr="00D05AF6">
        <w:rPr>
          <w:rFonts w:ascii="Times New Roman" w:hAnsi="Times New Roman" w:cs="Times New Roman"/>
        </w:rPr>
        <w:t>CHAPTER 2: LITERATURE REVIEW</w:t>
      </w:r>
      <w:bookmarkEnd w:id="508"/>
    </w:p>
    <w:p w:rsidR="00FD4954" w:rsidRPr="00D05AF6" w:rsidRDefault="00484368" w:rsidP="005257F6">
      <w:pPr>
        <w:pStyle w:val="Heading2"/>
        <w:spacing w:line="360" w:lineRule="auto"/>
        <w:jc w:val="both"/>
        <w:rPr>
          <w:rFonts w:ascii="Times New Roman" w:hAnsi="Times New Roman" w:cs="Times New Roman"/>
        </w:rPr>
      </w:pPr>
      <w:bookmarkStart w:id="509" w:name="_Toc463047768"/>
      <w:bookmarkStart w:id="510" w:name="_Toc485111812"/>
      <w:bookmarkEnd w:id="509"/>
      <w:r w:rsidRPr="00D05AF6">
        <w:rPr>
          <w:rFonts w:ascii="Times New Roman" w:hAnsi="Times New Roman" w:cs="Times New Roman"/>
        </w:rPr>
        <w:t>2.1 INTORDUCTION.</w:t>
      </w:r>
      <w:bookmarkEnd w:id="510"/>
    </w:p>
    <w:p w:rsidR="00FD4954" w:rsidRPr="00D05AF6" w:rsidRDefault="00484368" w:rsidP="00453297">
      <w:pPr>
        <w:spacing w:line="360" w:lineRule="auto"/>
        <w:jc w:val="both"/>
        <w:rPr>
          <w:rFonts w:ascii="Times New Roman" w:hAnsi="Times New Roman" w:cs="Times New Roman"/>
        </w:rPr>
      </w:pPr>
      <w:r w:rsidRPr="00D05AF6">
        <w:rPr>
          <w:rFonts w:ascii="Times New Roman" w:hAnsi="Times New Roman" w:cs="Times New Roman"/>
        </w:rPr>
        <w:t xml:space="preserve">Due to advancement in technology, we now live in an era characterized by the rapid development of technology. Computer technology has now invaded the education process and is providing us with many opportunities to exploit.  There have been </w:t>
      </w:r>
      <w:r w:rsidR="004105C4" w:rsidRPr="00D05AF6">
        <w:rPr>
          <w:rFonts w:ascii="Times New Roman" w:hAnsi="Times New Roman" w:cs="Times New Roman"/>
        </w:rPr>
        <w:t>needs</w:t>
      </w:r>
      <w:r w:rsidRPr="00D05AF6">
        <w:rPr>
          <w:rFonts w:ascii="Times New Roman" w:hAnsi="Times New Roman" w:cs="Times New Roman"/>
        </w:rPr>
        <w:t xml:space="preserve"> for integrated scientific learning that </w:t>
      </w:r>
      <w:r w:rsidR="00C144E0" w:rsidRPr="00D05AF6">
        <w:rPr>
          <w:rFonts w:ascii="Times New Roman" w:hAnsi="Times New Roman" w:cs="Times New Roman"/>
        </w:rPr>
        <w:t>promotes</w:t>
      </w:r>
      <w:r w:rsidRPr="00D05AF6">
        <w:rPr>
          <w:rFonts w:ascii="Times New Roman" w:hAnsi="Times New Roman" w:cs="Times New Roman"/>
        </w:rPr>
        <w:t xml:space="preserve"> the development of methodological skills and competencies, teamwork and communication among students through collaborative activities. This has expanded on traditional lessons and motivated students to actively participate in science and has been used to change education pattern in Kenya.</w:t>
      </w:r>
    </w:p>
    <w:p w:rsidR="00FD4954" w:rsidRPr="00D05AF6" w:rsidRDefault="00484368" w:rsidP="00453297">
      <w:pPr>
        <w:spacing w:line="360" w:lineRule="auto"/>
        <w:jc w:val="both"/>
        <w:rPr>
          <w:rFonts w:ascii="Times New Roman" w:hAnsi="Times New Roman" w:cs="Times New Roman"/>
        </w:rPr>
      </w:pPr>
      <w:r w:rsidRPr="00D05AF6">
        <w:rPr>
          <w:rFonts w:ascii="Times New Roman" w:hAnsi="Times New Roman" w:cs="Times New Roman"/>
        </w:rPr>
        <w:t xml:space="preserve">One of the technologies that </w:t>
      </w:r>
      <w:r w:rsidR="004105C4" w:rsidRPr="00D05AF6">
        <w:rPr>
          <w:rFonts w:ascii="Times New Roman" w:hAnsi="Times New Roman" w:cs="Times New Roman"/>
        </w:rPr>
        <w:t>have</w:t>
      </w:r>
      <w:r w:rsidRPr="00D05AF6">
        <w:rPr>
          <w:rFonts w:ascii="Times New Roman" w:hAnsi="Times New Roman" w:cs="Times New Roman"/>
        </w:rPr>
        <w:t xml:space="preserve"> been used is virtual laboratories. In fact many European schools are equipped with computer classes, tablets and high speed Internet connection while a huge variety of web-based learning applications, simulation and visualization unlike in Kenya which is still a developing country and should now start implementing such technologies.</w:t>
      </w:r>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A virtual laboratory can be defined as an environment in which experiments are</w:t>
      </w:r>
      <w:r w:rsidR="004105C4" w:rsidRPr="00D05AF6">
        <w:rPr>
          <w:rFonts w:ascii="Times New Roman" w:hAnsi="Times New Roman" w:cs="Times New Roman"/>
        </w:rPr>
        <w:t xml:space="preserve"> </w:t>
      </w:r>
      <w:r w:rsidRPr="00D05AF6">
        <w:rPr>
          <w:rFonts w:ascii="Times New Roman" w:hAnsi="Times New Roman" w:cs="Times New Roman"/>
        </w:rPr>
        <w:t>conducted or controlled partly or wholly through computer operation, simulation, and or animation either locally or remotely via the Internet.</w:t>
      </w:r>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 xml:space="preserve"> Laboratory-based courses play a critical role in scientific education. Automation is changing the nature of these laboratories, and there has been a long-running debate about the value of hands-on versus simulated laboratories. In addition, the introduction of remote laboratories adds a third category to the debate. </w:t>
      </w:r>
    </w:p>
    <w:p w:rsidR="00404098"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ab/>
      </w:r>
    </w:p>
    <w:p w:rsidR="00404098" w:rsidRPr="00D05AF6" w:rsidRDefault="00404098">
      <w:pPr>
        <w:widowControl/>
        <w:suppressAutoHyphens w:val="0"/>
        <w:rPr>
          <w:rFonts w:ascii="Times New Roman" w:hAnsi="Times New Roman" w:cs="Times New Roman"/>
        </w:rPr>
      </w:pPr>
      <w:r w:rsidRPr="00D05AF6">
        <w:rPr>
          <w:rFonts w:ascii="Times New Roman" w:hAnsi="Times New Roman" w:cs="Times New Roman"/>
        </w:rPr>
        <w:br w:type="page"/>
      </w:r>
    </w:p>
    <w:p w:rsidR="00FD4954" w:rsidRPr="00D05AF6" w:rsidRDefault="00484368" w:rsidP="005257F6">
      <w:pPr>
        <w:spacing w:line="360" w:lineRule="auto"/>
        <w:jc w:val="both"/>
        <w:rPr>
          <w:rFonts w:ascii="Times New Roman" w:hAnsi="Times New Roman" w:cs="Times New Roman"/>
        </w:rPr>
      </w:pPr>
      <w:proofErr w:type="gramStart"/>
      <w:r w:rsidRPr="00D05AF6">
        <w:rPr>
          <w:rFonts w:ascii="Times New Roman" w:hAnsi="Times New Roman" w:cs="Times New Roman"/>
          <w:b/>
          <w:bCs/>
        </w:rPr>
        <w:lastRenderedPageBreak/>
        <w:t>DIFFERENT TYPES OF LABORATORIES.</w:t>
      </w:r>
      <w:proofErr w:type="gramEnd"/>
    </w:p>
    <w:p w:rsidR="00FD4954" w:rsidRPr="00D05AF6" w:rsidRDefault="003239E8" w:rsidP="005257F6">
      <w:pPr>
        <w:pStyle w:val="ListParagraph"/>
        <w:numPr>
          <w:ilvl w:val="0"/>
          <w:numId w:val="2"/>
        </w:numPr>
        <w:spacing w:line="360" w:lineRule="auto"/>
        <w:jc w:val="both"/>
        <w:rPr>
          <w:rFonts w:ascii="Times New Roman" w:hAnsi="Times New Roman" w:cs="Times New Roman"/>
          <w:bCs/>
          <w:sz w:val="24"/>
          <w:szCs w:val="24"/>
        </w:rPr>
      </w:pPr>
      <w:r w:rsidRPr="00D05AF6">
        <w:rPr>
          <w:rFonts w:ascii="Times New Roman" w:hAnsi="Times New Roman" w:cs="Times New Roman"/>
          <w:bCs/>
          <w:sz w:val="24"/>
          <w:szCs w:val="24"/>
        </w:rPr>
        <w:t>Hand-on Laboratory</w:t>
      </w:r>
      <w:r w:rsidR="00484368" w:rsidRPr="00D05AF6">
        <w:rPr>
          <w:rFonts w:ascii="Times New Roman" w:hAnsi="Times New Roman" w:cs="Times New Roman"/>
          <w:bCs/>
          <w:sz w:val="24"/>
          <w:szCs w:val="24"/>
        </w:rPr>
        <w:t xml:space="preserve"> – The actor uses the equipment with his or her hands getting direct feedback to any actions performed</w:t>
      </w:r>
    </w:p>
    <w:p w:rsidR="00FD4954" w:rsidRPr="00D05AF6" w:rsidRDefault="003239E8" w:rsidP="005257F6">
      <w:pPr>
        <w:pStyle w:val="ListParagraph"/>
        <w:numPr>
          <w:ilvl w:val="0"/>
          <w:numId w:val="2"/>
        </w:numPr>
        <w:spacing w:line="360" w:lineRule="auto"/>
        <w:jc w:val="both"/>
        <w:rPr>
          <w:rFonts w:ascii="Times New Roman" w:hAnsi="Times New Roman" w:cs="Times New Roman"/>
          <w:bCs/>
          <w:sz w:val="24"/>
          <w:szCs w:val="24"/>
        </w:rPr>
      </w:pPr>
      <w:r w:rsidRPr="00D05AF6">
        <w:rPr>
          <w:rFonts w:ascii="Times New Roman" w:hAnsi="Times New Roman" w:cs="Times New Roman"/>
          <w:bCs/>
          <w:sz w:val="24"/>
          <w:szCs w:val="24"/>
        </w:rPr>
        <w:t>Distance Laboratory</w:t>
      </w:r>
      <w:r w:rsidR="00484368" w:rsidRPr="00D05AF6">
        <w:rPr>
          <w:rFonts w:ascii="Times New Roman" w:hAnsi="Times New Roman" w:cs="Times New Roman"/>
          <w:bCs/>
          <w:sz w:val="24"/>
          <w:szCs w:val="24"/>
        </w:rPr>
        <w:t xml:space="preserve"> – I</w:t>
      </w:r>
      <w:r w:rsidRPr="00D05AF6">
        <w:rPr>
          <w:rFonts w:ascii="Times New Roman" w:hAnsi="Times New Roman" w:cs="Times New Roman"/>
          <w:bCs/>
          <w:sz w:val="24"/>
          <w:szCs w:val="24"/>
        </w:rPr>
        <w:t>t’</w:t>
      </w:r>
      <w:r w:rsidR="00484368" w:rsidRPr="00D05AF6">
        <w:rPr>
          <w:rFonts w:ascii="Times New Roman" w:hAnsi="Times New Roman" w:cs="Times New Roman"/>
          <w:bCs/>
          <w:sz w:val="24"/>
          <w:szCs w:val="24"/>
        </w:rPr>
        <w:t>s a web platform offering any kind of o</w:t>
      </w:r>
      <w:r w:rsidR="00A00826" w:rsidRPr="00D05AF6">
        <w:rPr>
          <w:rFonts w:ascii="Times New Roman" w:hAnsi="Times New Roman" w:cs="Times New Roman"/>
          <w:bCs/>
          <w:sz w:val="24"/>
          <w:szCs w:val="24"/>
        </w:rPr>
        <w:t xml:space="preserve">nline accessibility experiment. </w:t>
      </w:r>
      <w:r w:rsidR="00484368" w:rsidRPr="00D05AF6">
        <w:rPr>
          <w:rFonts w:ascii="Times New Roman" w:hAnsi="Times New Roman" w:cs="Times New Roman"/>
          <w:bCs/>
          <w:sz w:val="24"/>
          <w:szCs w:val="24"/>
        </w:rPr>
        <w:t>They can be remote or virtual and simulated.</w:t>
      </w:r>
    </w:p>
    <w:p w:rsidR="00FD4954" w:rsidRPr="00D05AF6" w:rsidRDefault="003239E8" w:rsidP="00404098">
      <w:pPr>
        <w:pStyle w:val="ListParagraph"/>
        <w:numPr>
          <w:ilvl w:val="0"/>
          <w:numId w:val="17"/>
        </w:numPr>
        <w:spacing w:line="360" w:lineRule="auto"/>
        <w:jc w:val="both"/>
        <w:rPr>
          <w:rFonts w:ascii="Times New Roman" w:hAnsi="Times New Roman" w:cs="Times New Roman"/>
          <w:bCs/>
          <w:sz w:val="24"/>
          <w:szCs w:val="24"/>
        </w:rPr>
      </w:pPr>
      <w:r w:rsidRPr="00D05AF6">
        <w:rPr>
          <w:rFonts w:ascii="Times New Roman" w:hAnsi="Times New Roman" w:cs="Times New Roman"/>
          <w:bCs/>
          <w:sz w:val="24"/>
          <w:szCs w:val="24"/>
        </w:rPr>
        <w:t>Remote Laboratory</w:t>
      </w:r>
      <w:r w:rsidR="00484368" w:rsidRPr="00D05AF6">
        <w:rPr>
          <w:rFonts w:ascii="Times New Roman" w:hAnsi="Times New Roman" w:cs="Times New Roman"/>
          <w:bCs/>
          <w:sz w:val="24"/>
          <w:szCs w:val="24"/>
        </w:rPr>
        <w:t xml:space="preserve"> – an online lab that allows actors to carry out experiments over the internet which are normally performed in real-time physical studies in educational laboratories.</w:t>
      </w:r>
    </w:p>
    <w:p w:rsidR="00FD4954" w:rsidRPr="00D05AF6" w:rsidRDefault="00484368" w:rsidP="005257F6">
      <w:pPr>
        <w:pStyle w:val="ListParagraph"/>
        <w:numPr>
          <w:ilvl w:val="0"/>
          <w:numId w:val="3"/>
        </w:numPr>
        <w:spacing w:line="360" w:lineRule="auto"/>
        <w:jc w:val="both"/>
        <w:rPr>
          <w:rFonts w:ascii="Times New Roman" w:hAnsi="Times New Roman" w:cs="Times New Roman"/>
          <w:bCs/>
          <w:sz w:val="24"/>
          <w:szCs w:val="24"/>
        </w:rPr>
      </w:pPr>
      <w:r w:rsidRPr="00D05AF6">
        <w:rPr>
          <w:rFonts w:ascii="Times New Roman" w:hAnsi="Times New Roman" w:cs="Times New Roman"/>
          <w:bCs/>
          <w:sz w:val="24"/>
          <w:szCs w:val="24"/>
        </w:rPr>
        <w:t>Virtual/simulated – Is an integration of virtual labs into a lab management system is generally easier than integrating remote hardware based labs. It consists of a specific piece of software which may be proprietary or web service that is simulated or visualized in the software.</w:t>
      </w:r>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Through a review of the literature related to these labs in education, several conclusions about the state of current research have been made. The debate over different technologies is confounded by the use of different</w:t>
      </w:r>
      <w:r w:rsidR="00032F1F" w:rsidRPr="00D05AF6">
        <w:rPr>
          <w:rFonts w:ascii="Times New Roman" w:hAnsi="Times New Roman" w:cs="Times New Roman"/>
        </w:rPr>
        <w:t xml:space="preserve"> </w:t>
      </w:r>
      <w:r w:rsidRPr="00D05AF6">
        <w:rPr>
          <w:rFonts w:ascii="Times New Roman" w:hAnsi="Times New Roman" w:cs="Times New Roman"/>
        </w:rPr>
        <w:t>educational objectives as criteria for judging the laboratories: Hands-on advocates emphasize design skills, while remote lab advocates focus on conceptual understanding. We observe that the boundaries among the three labs are blurred in the sense that most laboratories are mediated by computers, and that the psychology of presence may be as important as technology.</w:t>
      </w:r>
    </w:p>
    <w:p w:rsidR="00754DEB"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Lab-based courses play an important role in sc</w:t>
      </w:r>
      <w:r w:rsidR="00AE7BB2" w:rsidRPr="00D05AF6">
        <w:rPr>
          <w:rFonts w:ascii="Times New Roman" w:hAnsi="Times New Roman" w:cs="Times New Roman"/>
        </w:rPr>
        <w:t>ientific education.</w:t>
      </w:r>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 xml:space="preserve"> “</w:t>
      </w:r>
      <w:sdt>
        <w:sdtPr>
          <w:rPr>
            <w:rFonts w:ascii="Times New Roman" w:hAnsi="Times New Roman" w:cs="Times New Roman"/>
          </w:rPr>
          <w:id w:val="14362082"/>
          <w:citation/>
        </w:sdtPr>
        <w:sdtEndPr/>
        <w:sdtContent>
          <w:r w:rsidR="00946B29" w:rsidRPr="00D05AF6">
            <w:rPr>
              <w:rFonts w:ascii="Times New Roman" w:hAnsi="Times New Roman" w:cs="Times New Roman"/>
            </w:rPr>
            <w:fldChar w:fldCharType="begin"/>
          </w:r>
          <w:r w:rsidR="00665757" w:rsidRPr="00D05AF6">
            <w:rPr>
              <w:rFonts w:ascii="Times New Roman" w:hAnsi="Times New Roman" w:cs="Times New Roman"/>
            </w:rPr>
            <w:instrText xml:space="preserve"> CITATION chaNer91 \l 1033  </w:instrText>
          </w:r>
          <w:r w:rsidR="00946B29" w:rsidRPr="00D05AF6">
            <w:rPr>
              <w:rFonts w:ascii="Times New Roman" w:hAnsi="Times New Roman" w:cs="Times New Roman"/>
            </w:rPr>
            <w:fldChar w:fldCharType="separate"/>
          </w:r>
          <w:r w:rsidR="00FE613F" w:rsidRPr="00D05AF6">
            <w:rPr>
              <w:rFonts w:ascii="Times New Roman" w:hAnsi="Times New Roman" w:cs="Times New Roman"/>
              <w:noProof/>
            </w:rPr>
            <w:t xml:space="preserve"> (Nersessian, Conceptual change in science and science education, 1991)</w:t>
          </w:r>
          <w:r w:rsidR="00946B29" w:rsidRPr="00D05AF6">
            <w:rPr>
              <w:rFonts w:ascii="Times New Roman" w:hAnsi="Times New Roman" w:cs="Times New Roman"/>
            </w:rPr>
            <w:fldChar w:fldCharType="end"/>
          </w:r>
        </w:sdtContent>
      </w:sdt>
      <w:r w:rsidR="00A37C2F" w:rsidRPr="00D05AF6">
        <w:rPr>
          <w:rFonts w:ascii="Times New Roman" w:hAnsi="Times New Roman" w:cs="Times New Roman"/>
        </w:rPr>
        <w:t xml:space="preserve">goes so far as to claim that </w:t>
      </w:r>
      <w:r w:rsidR="001C30A4" w:rsidRPr="00D05AF6">
        <w:rPr>
          <w:rFonts w:ascii="Times New Roman" w:hAnsi="Times New Roman" w:cs="Times New Roman"/>
        </w:rPr>
        <w:t xml:space="preserve">hands-on experience is at the heart of science learning </w:t>
      </w:r>
      <w:r w:rsidR="00AE7BB2" w:rsidRPr="00D05AF6">
        <w:rPr>
          <w:rFonts w:ascii="Times New Roman" w:hAnsi="Times New Roman" w:cs="Times New Roman"/>
        </w:rPr>
        <w:t>and</w:t>
      </w:r>
      <w:r w:rsidR="00A37C2F" w:rsidRPr="00D05AF6">
        <w:rPr>
          <w:rFonts w:ascii="Times New Roman" w:hAnsi="Times New Roman" w:cs="Times New Roman"/>
        </w:rPr>
        <w:t xml:space="preserve"> is also declared</w:t>
      </w:r>
      <w:r w:rsidRPr="00D05AF6">
        <w:rPr>
          <w:rFonts w:ascii="Times New Roman" w:hAnsi="Times New Roman" w:cs="Times New Roman"/>
        </w:rPr>
        <w:t xml:space="preserve"> that laboratory experiences “make science come alive</w:t>
      </w:r>
      <w:sdt>
        <w:sdtPr>
          <w:rPr>
            <w:rFonts w:ascii="Times New Roman" w:hAnsi="Times New Roman" w:cs="Times New Roman"/>
          </w:rPr>
          <w:id w:val="85246769"/>
          <w:citation/>
        </w:sdtPr>
        <w:sdtEndPr/>
        <w:sdtContent>
          <w:r w:rsidR="00946B29" w:rsidRPr="00D05AF6">
            <w:rPr>
              <w:rFonts w:ascii="Times New Roman" w:hAnsi="Times New Roman" w:cs="Times New Roman"/>
            </w:rPr>
            <w:fldChar w:fldCharType="begin"/>
          </w:r>
          <w:r w:rsidR="00665757" w:rsidRPr="00D05AF6">
            <w:rPr>
              <w:rFonts w:ascii="Times New Roman" w:hAnsi="Times New Roman" w:cs="Times New Roman"/>
            </w:rPr>
            <w:instrText xml:space="preserve"> CITATION Clo02 \l 1033 </w:instrText>
          </w:r>
          <w:r w:rsidR="00946B29" w:rsidRPr="00D05AF6">
            <w:rPr>
              <w:rFonts w:ascii="Times New Roman" w:hAnsi="Times New Roman" w:cs="Times New Roman"/>
            </w:rPr>
            <w:fldChar w:fldCharType="separate"/>
          </w:r>
          <w:r w:rsidR="00FE613F" w:rsidRPr="00D05AF6">
            <w:rPr>
              <w:rFonts w:ascii="Times New Roman" w:hAnsi="Times New Roman" w:cs="Times New Roman"/>
              <w:noProof/>
            </w:rPr>
            <w:t xml:space="preserve"> (Clough, 2002)</w:t>
          </w:r>
          <w:r w:rsidR="00946B29" w:rsidRPr="00D05AF6">
            <w:rPr>
              <w:rFonts w:ascii="Times New Roman" w:hAnsi="Times New Roman" w:cs="Times New Roman"/>
            </w:rPr>
            <w:fldChar w:fldCharType="end"/>
          </w:r>
        </w:sdtContent>
      </w:sdt>
      <w:r w:rsidR="00A37C2F" w:rsidRPr="00D05AF6">
        <w:rPr>
          <w:rFonts w:ascii="Times New Roman" w:hAnsi="Times New Roman" w:cs="Times New Roman"/>
        </w:rPr>
        <w:t>).</w:t>
      </w:r>
      <w:r w:rsidRPr="00D05AF6">
        <w:rPr>
          <w:rFonts w:ascii="Times New Roman" w:hAnsi="Times New Roman" w:cs="Times New Roman"/>
        </w:rPr>
        <w:t xml:space="preserve"> Lab courses have a strong impact o</w:t>
      </w:r>
      <w:r w:rsidR="00AE7BB2" w:rsidRPr="00D05AF6">
        <w:rPr>
          <w:rFonts w:ascii="Times New Roman" w:hAnsi="Times New Roman" w:cs="Times New Roman"/>
        </w:rPr>
        <w:t xml:space="preserve">n students’ learning outcomes, </w:t>
      </w:r>
      <w:sdt>
        <w:sdtPr>
          <w:rPr>
            <w:rFonts w:ascii="Times New Roman" w:hAnsi="Times New Roman" w:cs="Times New Roman"/>
          </w:rPr>
          <w:id w:val="85246767"/>
          <w:citation/>
        </w:sdtPr>
        <w:sdtEndPr/>
        <w:sdtContent>
          <w:r w:rsidR="00946B29" w:rsidRPr="00D05AF6">
            <w:rPr>
              <w:rFonts w:ascii="Times New Roman" w:hAnsi="Times New Roman" w:cs="Times New Roman"/>
            </w:rPr>
            <w:fldChar w:fldCharType="begin"/>
          </w:r>
          <w:r w:rsidR="00041BDB" w:rsidRPr="00D05AF6">
            <w:rPr>
              <w:rFonts w:ascii="Times New Roman" w:hAnsi="Times New Roman" w:cs="Times New Roman"/>
            </w:rPr>
            <w:instrText xml:space="preserve"> CITATION mag86 \l 1033 </w:instrText>
          </w:r>
          <w:r w:rsidR="00946B29" w:rsidRPr="00D05AF6">
            <w:rPr>
              <w:rFonts w:ascii="Times New Roman" w:hAnsi="Times New Roman" w:cs="Times New Roman"/>
            </w:rPr>
            <w:fldChar w:fldCharType="separate"/>
          </w:r>
          <w:r w:rsidR="00FE613F" w:rsidRPr="00D05AF6">
            <w:rPr>
              <w:rFonts w:ascii="Times New Roman" w:hAnsi="Times New Roman" w:cs="Times New Roman"/>
              <w:noProof/>
            </w:rPr>
            <w:t>(magin, 1986)</w:t>
          </w:r>
          <w:r w:rsidR="00946B29" w:rsidRPr="00D05AF6">
            <w:rPr>
              <w:rFonts w:ascii="Times New Roman" w:hAnsi="Times New Roman" w:cs="Times New Roman"/>
            </w:rPr>
            <w:fldChar w:fldCharType="end"/>
          </w:r>
        </w:sdtContent>
      </w:sdt>
      <w:r w:rsidRPr="00D05AF6">
        <w:rPr>
          <w:rFonts w:ascii="Times New Roman" w:hAnsi="Times New Roman" w:cs="Times New Roman"/>
        </w:rPr>
        <w:t>.</w:t>
      </w:r>
    </w:p>
    <w:p w:rsidR="00860C0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 xml:space="preserve">Researchers have convincingly argued that information technology has dramatically changed the </w:t>
      </w:r>
      <w:r w:rsidR="00A37C2F" w:rsidRPr="00D05AF6">
        <w:rPr>
          <w:rFonts w:ascii="Times New Roman" w:hAnsi="Times New Roman" w:cs="Times New Roman"/>
        </w:rPr>
        <w:t xml:space="preserve">laboratory education landscape </w:t>
      </w:r>
      <w:sdt>
        <w:sdtPr>
          <w:rPr>
            <w:rFonts w:ascii="Times New Roman" w:hAnsi="Times New Roman" w:cs="Times New Roman"/>
          </w:rPr>
          <w:id w:val="85246825"/>
          <w:citation/>
        </w:sdtPr>
        <w:sdtEndPr/>
        <w:sdtContent>
          <w:r w:rsidR="00946B29" w:rsidRPr="00D05AF6">
            <w:rPr>
              <w:rFonts w:ascii="Times New Roman" w:hAnsi="Times New Roman" w:cs="Times New Roman"/>
            </w:rPr>
            <w:fldChar w:fldCharType="begin"/>
          </w:r>
          <w:r w:rsidR="00665757" w:rsidRPr="00D05AF6">
            <w:rPr>
              <w:rFonts w:ascii="Times New Roman" w:hAnsi="Times New Roman" w:cs="Times New Roman"/>
            </w:rPr>
            <w:instrText xml:space="preserve"> CITATION Sca02 \l 1033  </w:instrText>
          </w:r>
          <w:r w:rsidR="00946B29" w:rsidRPr="00D05AF6">
            <w:rPr>
              <w:rFonts w:ascii="Times New Roman" w:hAnsi="Times New Roman" w:cs="Times New Roman"/>
            </w:rPr>
            <w:fldChar w:fldCharType="separate"/>
          </w:r>
          <w:r w:rsidR="00FE613F" w:rsidRPr="00D05AF6">
            <w:rPr>
              <w:rFonts w:ascii="Times New Roman" w:hAnsi="Times New Roman" w:cs="Times New Roman"/>
              <w:noProof/>
            </w:rPr>
            <w:t>(Scanlon, 2002)</w:t>
          </w:r>
          <w:r w:rsidR="00946B29" w:rsidRPr="00D05AF6">
            <w:rPr>
              <w:rFonts w:ascii="Times New Roman" w:hAnsi="Times New Roman" w:cs="Times New Roman"/>
            </w:rPr>
            <w:fldChar w:fldCharType="end"/>
          </w:r>
        </w:sdtContent>
      </w:sdt>
      <w:r w:rsidRPr="00D05AF6">
        <w:rPr>
          <w:rFonts w:ascii="Times New Roman" w:hAnsi="Times New Roman" w:cs="Times New Roman"/>
        </w:rPr>
        <w:t>.</w:t>
      </w:r>
    </w:p>
    <w:p w:rsidR="00E8558E"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As a background for the technologies there is a set of economic issues. Schools are struggling with the very heavy financial burden of maintenance of the expensive apparatus in the traditional lab</w:t>
      </w:r>
      <w:r w:rsidR="00FE313D" w:rsidRPr="00D05AF6">
        <w:rPr>
          <w:rFonts w:ascii="Times New Roman" w:hAnsi="Times New Roman" w:cs="Times New Roman"/>
        </w:rPr>
        <w:t xml:space="preserve">oratories and also seek for </w:t>
      </w:r>
      <w:r w:rsidRPr="00D05AF6">
        <w:rPr>
          <w:rFonts w:ascii="Times New Roman" w:hAnsi="Times New Roman" w:cs="Times New Roman"/>
        </w:rPr>
        <w:t>reduced expenses. However people have argued that students may be deprived of hands-on experiences they need in order to become the scientists they need to become.</w:t>
      </w:r>
    </w:p>
    <w:p w:rsidR="00733E5F" w:rsidRPr="00D05AF6" w:rsidRDefault="00733E5F">
      <w:pPr>
        <w:widowControl/>
        <w:suppressAutoHyphens w:val="0"/>
        <w:rPr>
          <w:rFonts w:ascii="Times New Roman" w:hAnsi="Times New Roman" w:cs="Times New Roman"/>
        </w:rPr>
      </w:pPr>
      <w:r w:rsidRPr="00D05AF6">
        <w:rPr>
          <w:rFonts w:ascii="Times New Roman" w:hAnsi="Times New Roman" w:cs="Times New Roman"/>
        </w:rPr>
        <w:br w:type="page"/>
      </w:r>
    </w:p>
    <w:p w:rsidR="00FD4954" w:rsidRPr="00D05AF6" w:rsidRDefault="00946B29" w:rsidP="00733E5F">
      <w:pPr>
        <w:widowControl/>
        <w:suppressAutoHyphens w:val="0"/>
        <w:rPr>
          <w:rFonts w:ascii="Times New Roman" w:hAnsi="Times New Roman" w:cs="Times New Roman"/>
        </w:rPr>
      </w:pPr>
      <w:proofErr w:type="gramStart"/>
      <w:r w:rsidRPr="00D05AF6">
        <w:rPr>
          <w:rFonts w:ascii="Times New Roman" w:hAnsi="Times New Roman" w:cs="Times New Roman"/>
          <w:b/>
          <w:color w:val="auto"/>
          <w:rPrChange w:id="511" w:author="lambor" w:date="2016-11-01T08:25:00Z">
            <w:rPr>
              <w:color w:val="0000FF" w:themeColor="hyperlink"/>
              <w:u w:val="single"/>
            </w:rPr>
          </w:rPrChange>
        </w:rPr>
        <w:lastRenderedPageBreak/>
        <w:t>2.2 EXISTING</w:t>
      </w:r>
      <w:proofErr w:type="gramEnd"/>
      <w:r w:rsidRPr="00D05AF6">
        <w:rPr>
          <w:rFonts w:ascii="Times New Roman" w:hAnsi="Times New Roman" w:cs="Times New Roman"/>
          <w:b/>
          <w:color w:val="auto"/>
          <w:rPrChange w:id="512" w:author="lambor" w:date="2016-11-01T08:25:00Z">
            <w:rPr>
              <w:color w:val="0000FF" w:themeColor="hyperlink"/>
              <w:u w:val="single"/>
            </w:rPr>
          </w:rPrChange>
        </w:rPr>
        <w:t xml:space="preserve"> VIRTUAL LABS </w:t>
      </w:r>
      <w:commentRangeStart w:id="513"/>
      <w:r w:rsidRPr="00D05AF6">
        <w:rPr>
          <w:rFonts w:ascii="Times New Roman" w:hAnsi="Times New Roman" w:cs="Times New Roman"/>
          <w:b/>
          <w:color w:val="auto"/>
          <w:rPrChange w:id="514" w:author="lambor" w:date="2016-11-01T08:25:00Z">
            <w:rPr>
              <w:color w:val="0000FF" w:themeColor="hyperlink"/>
              <w:u w:val="single"/>
            </w:rPr>
          </w:rPrChange>
        </w:rPr>
        <w:t>SYSTEMS</w:t>
      </w:r>
      <w:commentRangeEnd w:id="513"/>
      <w:r w:rsidR="005F6961" w:rsidRPr="00D05AF6">
        <w:rPr>
          <w:rStyle w:val="CommentReference"/>
          <w:rFonts w:ascii="Times New Roman" w:hAnsi="Times New Roman" w:cs="Times New Roman"/>
        </w:rPr>
        <w:commentReference w:id="513"/>
      </w:r>
      <w:r w:rsidRPr="00D05AF6">
        <w:rPr>
          <w:rFonts w:ascii="Times New Roman" w:hAnsi="Times New Roman" w:cs="Times New Roman"/>
          <w:b/>
          <w:color w:val="auto"/>
          <w:rPrChange w:id="515" w:author="lambor" w:date="2016-11-01T08:25:00Z">
            <w:rPr>
              <w:color w:val="0000FF" w:themeColor="hyperlink"/>
              <w:u w:val="single"/>
            </w:rPr>
          </w:rPrChange>
        </w:rPr>
        <w:t>.</w:t>
      </w:r>
    </w:p>
    <w:p w:rsidR="00FD4954" w:rsidRPr="00D05AF6" w:rsidRDefault="00FD4954" w:rsidP="005257F6">
      <w:pPr>
        <w:spacing w:line="360" w:lineRule="auto"/>
        <w:jc w:val="both"/>
        <w:rPr>
          <w:rFonts w:ascii="Times New Roman" w:hAnsi="Times New Roman" w:cs="Times New Roman"/>
          <w:b/>
          <w:color w:val="auto"/>
          <w:rPrChange w:id="516" w:author="lambor" w:date="2016-11-01T08:25:00Z">
            <w:rPr>
              <w:rFonts w:ascii="Times New Roman" w:hAnsi="Times New Roman" w:cs="Times New Roman"/>
            </w:rPr>
          </w:rPrChange>
        </w:rPr>
      </w:pPr>
    </w:p>
    <w:p w:rsidR="00FD4954" w:rsidRPr="00D05AF6" w:rsidRDefault="00946B29" w:rsidP="005257F6">
      <w:pPr>
        <w:pStyle w:val="Heading3"/>
        <w:spacing w:line="360" w:lineRule="auto"/>
        <w:jc w:val="both"/>
        <w:rPr>
          <w:rFonts w:ascii="Times New Roman" w:hAnsi="Times New Roman" w:cs="Times New Roman"/>
          <w:color w:val="auto"/>
          <w:rPrChange w:id="517" w:author="lambor" w:date="2016-11-01T08:25:00Z">
            <w:rPr/>
          </w:rPrChange>
        </w:rPr>
      </w:pPr>
      <w:bookmarkStart w:id="518" w:name="_Toc485111813"/>
      <w:r w:rsidRPr="00D05AF6">
        <w:rPr>
          <w:rFonts w:ascii="Times New Roman" w:hAnsi="Times New Roman" w:cs="Times New Roman"/>
          <w:color w:val="auto"/>
          <w:rPrChange w:id="519" w:author="lambor" w:date="2016-11-01T08:25:00Z">
            <w:rPr>
              <w:rFonts w:ascii="Liberation Serif" w:hAnsi="Liberation Serif"/>
              <w:b w:val="0"/>
              <w:bCs w:val="0"/>
              <w:color w:val="0000FF" w:themeColor="hyperlink"/>
              <w:sz w:val="24"/>
              <w:szCs w:val="24"/>
              <w:u w:val="single"/>
            </w:rPr>
          </w:rPrChange>
        </w:rPr>
        <w:t>2.2.1 PACKET TRACER</w:t>
      </w:r>
      <w:bookmarkEnd w:id="518"/>
      <w:del w:id="520" w:author="lambor" w:date="2016-11-01T08:25:00Z">
        <w:r w:rsidRPr="00D05AF6">
          <w:rPr>
            <w:rFonts w:ascii="Times New Roman" w:hAnsi="Times New Roman" w:cs="Times New Roman"/>
            <w:color w:val="auto"/>
            <w:rPrChange w:id="521" w:author="lambor" w:date="2016-11-01T08:25:00Z">
              <w:rPr>
                <w:rFonts w:ascii="Liberation Serif" w:hAnsi="Liberation Serif"/>
                <w:b w:val="0"/>
                <w:bCs w:val="0"/>
                <w:color w:val="0000FF" w:themeColor="hyperlink"/>
                <w:sz w:val="24"/>
                <w:szCs w:val="24"/>
                <w:u w:val="single"/>
              </w:rPr>
            </w:rPrChange>
          </w:rPr>
          <w:delText>.</w:delText>
        </w:r>
      </w:del>
    </w:p>
    <w:p w:rsidR="00FD4954" w:rsidRPr="00D05AF6" w:rsidRDefault="00484368" w:rsidP="005257F6">
      <w:pPr>
        <w:widowControl/>
        <w:suppressAutoHyphens w:val="0"/>
        <w:spacing w:line="360" w:lineRule="auto"/>
        <w:jc w:val="both"/>
        <w:rPr>
          <w:rFonts w:ascii="Times New Roman" w:eastAsia="Times New Roman" w:hAnsi="Times New Roman" w:cs="Times New Roman"/>
          <w:lang w:eastAsia="en-US" w:bidi="ar-SA"/>
        </w:rPr>
      </w:pPr>
      <w:r w:rsidRPr="00D05AF6">
        <w:rPr>
          <w:rFonts w:ascii="Times New Roman" w:eastAsia="Times New Roman" w:hAnsi="Times New Roman" w:cs="Times New Roman"/>
          <w:lang w:eastAsia="en-US" w:bidi="ar-SA"/>
        </w:rPr>
        <w:t>Cisco Packet Tracer is a powerful network simulation program that allows students to experime</w:t>
      </w:r>
      <w:r w:rsidR="00FE313D" w:rsidRPr="00D05AF6">
        <w:rPr>
          <w:rFonts w:ascii="Times New Roman" w:eastAsia="Times New Roman" w:hAnsi="Times New Roman" w:cs="Times New Roman"/>
          <w:lang w:eastAsia="en-US" w:bidi="ar-SA"/>
        </w:rPr>
        <w:t>nt with network behavior and</w:t>
      </w:r>
      <w:r w:rsidRPr="00D05AF6">
        <w:rPr>
          <w:rFonts w:ascii="Times New Roman" w:eastAsia="Times New Roman" w:hAnsi="Times New Roman" w:cs="Times New Roman"/>
          <w:lang w:eastAsia="en-US" w:bidi="ar-SA"/>
        </w:rPr>
        <w:t xml:space="preserve"> answer many questions that can only be done in a practical environment. As an integral part of the Networking Academy comprehensive learning experience, Packet Tracer provides simulation, visualization, authoring, assessment, and collaboration capabilities and facilitates the teaching and learning of complex technology concepts using the virtual laboratory.</w:t>
      </w:r>
    </w:p>
    <w:p w:rsidR="00FD4954" w:rsidRPr="00D05AF6" w:rsidRDefault="00484368" w:rsidP="00733E5F">
      <w:pPr>
        <w:widowControl/>
        <w:suppressAutoHyphens w:val="0"/>
        <w:spacing w:line="360" w:lineRule="auto"/>
        <w:jc w:val="both"/>
        <w:rPr>
          <w:rFonts w:ascii="Times New Roman" w:eastAsia="Times New Roman" w:hAnsi="Times New Roman" w:cs="Times New Roman"/>
          <w:lang w:eastAsia="en-US" w:bidi="ar-SA"/>
        </w:rPr>
      </w:pPr>
      <w:r w:rsidRPr="00D05AF6">
        <w:rPr>
          <w:rFonts w:ascii="Times New Roman" w:eastAsia="Times New Roman" w:hAnsi="Times New Roman" w:cs="Times New Roman"/>
          <w:lang w:eastAsia="en-US" w:bidi="ar-SA"/>
        </w:rPr>
        <w:t>Packet Tracer supplements physical equipment in the classroom by allowing students to create a network with an almost unlimited number of devices, encouraging practice, discovery, and troubleshooting. The simulation-based learning environment helps students develop 21st century skills such as decision making, creative and critical thinking, and problem solving. Packet Tracer complements the Networking Academy curricula, allowing instructors to easily teach and demonstrate complex technical concepts and networking systems design.</w:t>
      </w:r>
    </w:p>
    <w:p w:rsidR="00FD4954" w:rsidRPr="00D05AF6" w:rsidRDefault="00FD4954" w:rsidP="005257F6">
      <w:pPr>
        <w:spacing w:line="360" w:lineRule="auto"/>
        <w:jc w:val="both"/>
        <w:rPr>
          <w:rFonts w:ascii="Times New Roman" w:hAnsi="Times New Roman" w:cs="Times New Roman"/>
        </w:rPr>
      </w:pPr>
    </w:p>
    <w:p w:rsidR="00FD4954" w:rsidRPr="00D05AF6" w:rsidRDefault="00484368" w:rsidP="005257F6">
      <w:pPr>
        <w:pStyle w:val="Heading3"/>
        <w:spacing w:line="360" w:lineRule="auto"/>
        <w:jc w:val="both"/>
        <w:rPr>
          <w:rFonts w:ascii="Times New Roman" w:hAnsi="Times New Roman" w:cs="Times New Roman"/>
        </w:rPr>
      </w:pPr>
      <w:r w:rsidRPr="00D05AF6">
        <w:rPr>
          <w:rFonts w:ascii="Times New Roman" w:hAnsi="Times New Roman" w:cs="Times New Roman"/>
        </w:rPr>
        <w:tab/>
      </w:r>
      <w:bookmarkStart w:id="522" w:name="_Toc485111814"/>
      <w:r w:rsidR="00946B29" w:rsidRPr="00D05AF6">
        <w:rPr>
          <w:rFonts w:ascii="Times New Roman" w:hAnsi="Times New Roman" w:cs="Times New Roman"/>
          <w:color w:val="auto"/>
          <w:rPrChange w:id="523" w:author="lambor" w:date="2016-11-01T08:25:00Z">
            <w:rPr>
              <w:rFonts w:ascii="Liberation Serif" w:hAnsi="Liberation Serif"/>
              <w:b w:val="0"/>
              <w:bCs w:val="0"/>
              <w:color w:val="0000FF" w:themeColor="hyperlink"/>
              <w:sz w:val="24"/>
              <w:szCs w:val="24"/>
              <w:u w:val="single"/>
            </w:rPr>
          </w:rPrChange>
        </w:rPr>
        <w:t>2.2.2 ONLINE LABORATORY SYSTEMS</w:t>
      </w:r>
      <w:bookmarkEnd w:id="522"/>
      <w:del w:id="524" w:author="lambor" w:date="2016-11-01T08:25:00Z">
        <w:r w:rsidR="00946B29" w:rsidRPr="00D05AF6">
          <w:rPr>
            <w:rFonts w:ascii="Times New Roman" w:hAnsi="Times New Roman" w:cs="Times New Roman"/>
            <w:color w:val="auto"/>
            <w:rPrChange w:id="525" w:author="lambor" w:date="2016-11-01T08:25:00Z">
              <w:rPr>
                <w:rFonts w:ascii="Liberation Serif" w:hAnsi="Liberation Serif"/>
                <w:b w:val="0"/>
                <w:bCs w:val="0"/>
                <w:color w:val="0000FF" w:themeColor="hyperlink"/>
                <w:sz w:val="24"/>
                <w:szCs w:val="24"/>
                <w:u w:val="single"/>
              </w:rPr>
            </w:rPrChange>
          </w:rPr>
          <w:delText>.</w:delText>
        </w:r>
      </w:del>
    </w:p>
    <w:p w:rsidR="00FD4954" w:rsidRPr="00D05AF6" w:rsidRDefault="00484368" w:rsidP="00733E5F">
      <w:pPr>
        <w:pStyle w:val="TextBody"/>
        <w:spacing w:line="360" w:lineRule="auto"/>
        <w:jc w:val="both"/>
        <w:rPr>
          <w:rFonts w:ascii="Times New Roman" w:hAnsi="Times New Roman" w:cs="Times New Roman"/>
        </w:rPr>
      </w:pPr>
      <w:r w:rsidRPr="00D05AF6">
        <w:rPr>
          <w:rFonts w:ascii="Times New Roman" w:hAnsi="Times New Roman" w:cs="Times New Roman"/>
        </w:rPr>
        <w:t>Online Labs is based on the idea that lab experiments can be taught using the Internet, more efficiently. The labs can also be made available to students with no access to physical labs or where equipment is not available owing to being scarce or costly. This helps them compete with students in better equipped schools and bridges the digital divide and geographical distances. The experiments can be accessed anytime and anywhere, overcoming the constraints on time felt when having access to the physical lab for only a short period of time.</w:t>
      </w:r>
    </w:p>
    <w:p w:rsidR="00733E5F" w:rsidRPr="00D05AF6" w:rsidRDefault="00484368" w:rsidP="00733E5F">
      <w:pPr>
        <w:pStyle w:val="TextBody"/>
        <w:spacing w:line="360" w:lineRule="auto"/>
        <w:jc w:val="both"/>
        <w:rPr>
          <w:rFonts w:ascii="Times New Roman" w:hAnsi="Times New Roman" w:cs="Times New Roman"/>
        </w:rPr>
      </w:pPr>
      <w:r w:rsidRPr="00D05AF6">
        <w:rPr>
          <w:rFonts w:ascii="Times New Roman" w:hAnsi="Times New Roman" w:cs="Times New Roman"/>
        </w:rPr>
        <w:t>The development of online labs includes the study and use of mathematical techniques to demonstrate the various complex functions in diverse areas of science. The labs make use of cutting edge simulation technology to create real world lab environments. Thorough study and research is done by research personnel for better understanding of the experimental procedures. Real lab scenarios are captured through live demonstration of the experiment so as to assimilate information on the procedures and lab equipment. Visualization and development of the graphical symbols are done based on realistic situations and compared with the respective real equipment. Simulations are made interactive using various authoring tools, thus recreating and simulating a real lab environment.</w:t>
      </w:r>
      <w:r w:rsidR="00733E5F" w:rsidRPr="00D05AF6">
        <w:rPr>
          <w:rFonts w:ascii="Times New Roman" w:hAnsi="Times New Roman" w:cs="Times New Roman"/>
        </w:rPr>
        <w:br w:type="page"/>
      </w:r>
    </w:p>
    <w:p w:rsidR="00FD4954" w:rsidRPr="00D05AF6" w:rsidRDefault="00484368" w:rsidP="005257F6">
      <w:pPr>
        <w:pStyle w:val="TextBody"/>
        <w:spacing w:line="360" w:lineRule="auto"/>
        <w:jc w:val="both"/>
        <w:rPr>
          <w:rFonts w:ascii="Times New Roman" w:hAnsi="Times New Roman" w:cs="Times New Roman"/>
        </w:rPr>
      </w:pPr>
      <w:r w:rsidRPr="00D05AF6">
        <w:rPr>
          <w:rFonts w:ascii="Times New Roman" w:hAnsi="Times New Roman" w:cs="Times New Roman"/>
        </w:rPr>
        <w:lastRenderedPageBreak/>
        <w:t>The features include;</w:t>
      </w:r>
    </w:p>
    <w:p w:rsidR="00FD4954" w:rsidRPr="00D05AF6" w:rsidRDefault="00484368" w:rsidP="005257F6">
      <w:pPr>
        <w:pStyle w:val="TextBody"/>
        <w:numPr>
          <w:ilvl w:val="0"/>
          <w:numId w:val="5"/>
        </w:numPr>
        <w:pBdr>
          <w:top w:val="nil"/>
          <w:left w:val="nil"/>
          <w:bottom w:val="nil"/>
          <w:right w:val="nil"/>
        </w:pBdr>
        <w:tabs>
          <w:tab w:val="left" w:pos="0"/>
        </w:tabs>
        <w:spacing w:after="0" w:line="360" w:lineRule="auto"/>
        <w:jc w:val="both"/>
        <w:rPr>
          <w:rFonts w:ascii="Times New Roman" w:hAnsi="Times New Roman" w:cs="Times New Roman"/>
          <w:color w:val="000000"/>
        </w:rPr>
      </w:pPr>
      <w:r w:rsidRPr="00D05AF6">
        <w:rPr>
          <w:rFonts w:ascii="Times New Roman" w:hAnsi="Times New Roman" w:cs="Times New Roman"/>
          <w:color w:val="000000"/>
        </w:rPr>
        <w:t xml:space="preserve">Content aligned to institutions Syllabus. </w:t>
      </w:r>
    </w:p>
    <w:p w:rsidR="00FD4954" w:rsidRPr="00D05AF6" w:rsidRDefault="00484368" w:rsidP="005257F6">
      <w:pPr>
        <w:pStyle w:val="TextBody"/>
        <w:numPr>
          <w:ilvl w:val="0"/>
          <w:numId w:val="5"/>
        </w:numPr>
        <w:pBdr>
          <w:top w:val="nil"/>
          <w:left w:val="nil"/>
          <w:bottom w:val="nil"/>
          <w:right w:val="nil"/>
        </w:pBdr>
        <w:tabs>
          <w:tab w:val="left" w:pos="0"/>
        </w:tabs>
        <w:spacing w:after="0" w:line="360" w:lineRule="auto"/>
        <w:jc w:val="both"/>
        <w:rPr>
          <w:rFonts w:ascii="Times New Roman" w:hAnsi="Times New Roman" w:cs="Times New Roman"/>
          <w:color w:val="000000"/>
        </w:rPr>
      </w:pPr>
      <w:r w:rsidRPr="00D05AF6">
        <w:rPr>
          <w:rFonts w:ascii="Times New Roman" w:hAnsi="Times New Roman" w:cs="Times New Roman"/>
          <w:color w:val="000000"/>
        </w:rPr>
        <w:t xml:space="preserve">Physics, Chemistry, Biology Labs for all levels. </w:t>
      </w:r>
    </w:p>
    <w:p w:rsidR="00FD4954" w:rsidRPr="00D05AF6" w:rsidRDefault="00484368" w:rsidP="005257F6">
      <w:pPr>
        <w:pStyle w:val="TextBody"/>
        <w:numPr>
          <w:ilvl w:val="0"/>
          <w:numId w:val="5"/>
        </w:numPr>
        <w:pBdr>
          <w:top w:val="nil"/>
          <w:left w:val="nil"/>
          <w:bottom w:val="nil"/>
          <w:right w:val="nil"/>
        </w:pBdr>
        <w:tabs>
          <w:tab w:val="left" w:pos="0"/>
        </w:tabs>
        <w:spacing w:after="0" w:line="360" w:lineRule="auto"/>
        <w:jc w:val="both"/>
        <w:rPr>
          <w:rFonts w:ascii="Times New Roman" w:hAnsi="Times New Roman" w:cs="Times New Roman"/>
          <w:color w:val="000000"/>
        </w:rPr>
      </w:pPr>
      <w:r w:rsidRPr="00D05AF6">
        <w:rPr>
          <w:rFonts w:ascii="Times New Roman" w:hAnsi="Times New Roman" w:cs="Times New Roman"/>
          <w:color w:val="000000"/>
        </w:rPr>
        <w:t xml:space="preserve">Interactive simulations, animations and lab videos. </w:t>
      </w:r>
    </w:p>
    <w:p w:rsidR="00FD4954" w:rsidRPr="00D05AF6" w:rsidRDefault="00484368" w:rsidP="005257F6">
      <w:pPr>
        <w:pStyle w:val="TextBody"/>
        <w:numPr>
          <w:ilvl w:val="0"/>
          <w:numId w:val="5"/>
        </w:numPr>
        <w:pBdr>
          <w:top w:val="nil"/>
          <w:left w:val="nil"/>
          <w:bottom w:val="nil"/>
          <w:right w:val="nil"/>
        </w:pBdr>
        <w:tabs>
          <w:tab w:val="left" w:pos="0"/>
        </w:tabs>
        <w:spacing w:after="0" w:line="360" w:lineRule="auto"/>
        <w:jc w:val="both"/>
        <w:rPr>
          <w:rFonts w:ascii="Times New Roman" w:hAnsi="Times New Roman" w:cs="Times New Roman"/>
          <w:color w:val="000000"/>
        </w:rPr>
      </w:pPr>
      <w:r w:rsidRPr="00D05AF6">
        <w:rPr>
          <w:rFonts w:ascii="Times New Roman" w:hAnsi="Times New Roman" w:cs="Times New Roman"/>
          <w:color w:val="000000"/>
        </w:rPr>
        <w:t xml:space="preserve">The concepts and understanding of the experiment. </w:t>
      </w:r>
    </w:p>
    <w:p w:rsidR="00FD4954" w:rsidRPr="00D05AF6" w:rsidRDefault="00484368" w:rsidP="005257F6">
      <w:pPr>
        <w:pStyle w:val="TextBody"/>
        <w:numPr>
          <w:ilvl w:val="0"/>
          <w:numId w:val="5"/>
        </w:numPr>
        <w:pBdr>
          <w:top w:val="nil"/>
          <w:left w:val="nil"/>
          <w:bottom w:val="nil"/>
          <w:right w:val="nil"/>
        </w:pBdr>
        <w:tabs>
          <w:tab w:val="left" w:pos="0"/>
        </w:tabs>
        <w:spacing w:line="360" w:lineRule="auto"/>
        <w:jc w:val="both"/>
        <w:rPr>
          <w:rFonts w:ascii="Times New Roman" w:hAnsi="Times New Roman" w:cs="Times New Roman"/>
          <w:color w:val="000000"/>
        </w:rPr>
      </w:pPr>
      <w:r w:rsidRPr="00D05AF6">
        <w:rPr>
          <w:rFonts w:ascii="Times New Roman" w:hAnsi="Times New Roman" w:cs="Times New Roman"/>
          <w:color w:val="000000"/>
        </w:rPr>
        <w:t xml:space="preserve">The ability to perform, record and learn experiments - anywhere, anytime, and individualized practice in all areas of experimentation. </w:t>
      </w:r>
    </w:p>
    <w:p w:rsidR="00FD4954" w:rsidRPr="00D05AF6" w:rsidRDefault="00FD4954" w:rsidP="005257F6">
      <w:pPr>
        <w:spacing w:line="360" w:lineRule="auto"/>
        <w:jc w:val="both"/>
        <w:rPr>
          <w:rFonts w:ascii="Times New Roman" w:hAnsi="Times New Roman" w:cs="Times New Roman"/>
        </w:rPr>
      </w:pPr>
    </w:p>
    <w:p w:rsidR="00FD4954" w:rsidRPr="00D05AF6" w:rsidRDefault="00946B29" w:rsidP="005257F6">
      <w:pPr>
        <w:pStyle w:val="Heading3"/>
        <w:spacing w:line="360" w:lineRule="auto"/>
        <w:jc w:val="both"/>
        <w:rPr>
          <w:rFonts w:ascii="Times New Roman" w:hAnsi="Times New Roman" w:cs="Times New Roman"/>
          <w:color w:val="auto"/>
          <w:rPrChange w:id="526" w:author="lambor" w:date="2016-11-01T08:25:00Z">
            <w:rPr/>
          </w:rPrChange>
        </w:rPr>
      </w:pPr>
      <w:bookmarkStart w:id="527" w:name="_Toc485111815"/>
      <w:r w:rsidRPr="00D05AF6">
        <w:rPr>
          <w:rFonts w:ascii="Times New Roman" w:hAnsi="Times New Roman" w:cs="Times New Roman"/>
          <w:color w:val="auto"/>
          <w:rPrChange w:id="528" w:author="lambor" w:date="2016-11-01T08:25:00Z">
            <w:rPr>
              <w:rFonts w:ascii="Liberation Serif" w:hAnsi="Liberation Serif"/>
              <w:b w:val="0"/>
              <w:bCs w:val="0"/>
              <w:color w:val="0000FF" w:themeColor="hyperlink"/>
              <w:sz w:val="24"/>
              <w:szCs w:val="24"/>
              <w:u w:val="single"/>
            </w:rPr>
          </w:rPrChange>
        </w:rPr>
        <w:t xml:space="preserve">2.2.3 </w:t>
      </w:r>
      <w:r w:rsidR="003239E8" w:rsidRPr="00D05AF6">
        <w:rPr>
          <w:rFonts w:ascii="Times New Roman" w:hAnsi="Times New Roman" w:cs="Times New Roman"/>
          <w:color w:val="auto"/>
        </w:rPr>
        <w:t>WEB-BASED SCIENCE LABORATORY</w:t>
      </w:r>
      <w:r w:rsidRPr="00D05AF6">
        <w:rPr>
          <w:rFonts w:ascii="Times New Roman" w:hAnsi="Times New Roman" w:cs="Times New Roman"/>
          <w:color w:val="auto"/>
          <w:rPrChange w:id="529" w:author="lambor" w:date="2016-11-01T08:25:00Z">
            <w:rPr>
              <w:rFonts w:ascii="Liberation Serif" w:hAnsi="Liberation Serif"/>
              <w:b w:val="0"/>
              <w:bCs w:val="0"/>
              <w:color w:val="0000FF" w:themeColor="hyperlink"/>
              <w:sz w:val="24"/>
              <w:szCs w:val="24"/>
              <w:u w:val="single"/>
            </w:rPr>
          </w:rPrChange>
        </w:rPr>
        <w:t xml:space="preserve"> SYSTEM EXPECTATIONS.</w:t>
      </w:r>
      <w:bookmarkEnd w:id="527"/>
    </w:p>
    <w:p w:rsidR="00FD4954" w:rsidRPr="00D05AF6" w:rsidRDefault="000223BC" w:rsidP="005257F6">
      <w:pPr>
        <w:spacing w:line="360" w:lineRule="auto"/>
        <w:jc w:val="both"/>
        <w:rPr>
          <w:rFonts w:ascii="Times New Roman" w:hAnsi="Times New Roman" w:cs="Times New Roman"/>
        </w:rPr>
      </w:pPr>
      <w:r>
        <w:rPr>
          <w:rFonts w:ascii="Times New Roman" w:hAnsi="Times New Roman" w:cs="Times New Roman"/>
        </w:rPr>
        <w:t xml:space="preserve">The proposed web based </w:t>
      </w:r>
      <w:r w:rsidR="00484368" w:rsidRPr="00D05AF6">
        <w:rPr>
          <w:rFonts w:ascii="Times New Roman" w:hAnsi="Times New Roman" w:cs="Times New Roman"/>
        </w:rPr>
        <w:t xml:space="preserve">laboratory system is aiming to see a number of limitations in our learning institution catered for by reducing the amount of resources that are used in experiments that is; purchasing </w:t>
      </w:r>
      <w:r w:rsidR="000E16C4" w:rsidRPr="00D05AF6">
        <w:rPr>
          <w:rFonts w:ascii="Times New Roman" w:hAnsi="Times New Roman" w:cs="Times New Roman"/>
        </w:rPr>
        <w:t>and maintaining equipment</w:t>
      </w:r>
      <w:del w:id="530" w:author="MARIE" w:date="2016-10-25T09:32:00Z">
        <w:r w:rsidR="000E16C4" w:rsidRPr="00D05AF6" w:rsidDel="008207BA">
          <w:rPr>
            <w:rFonts w:ascii="Times New Roman" w:hAnsi="Times New Roman" w:cs="Times New Roman"/>
          </w:rPr>
          <w:delText>s</w:delText>
        </w:r>
      </w:del>
      <w:r w:rsidR="000E16C4" w:rsidRPr="00D05AF6">
        <w:rPr>
          <w:rFonts w:ascii="Times New Roman" w:hAnsi="Times New Roman" w:cs="Times New Roman"/>
        </w:rPr>
        <w:t xml:space="preserve"> and cost incurred when paying laboratory technicians.</w:t>
      </w:r>
    </w:p>
    <w:p w:rsidR="00B87185" w:rsidRPr="00D05AF6" w:rsidRDefault="004729A7" w:rsidP="005257F6">
      <w:pPr>
        <w:spacing w:line="360" w:lineRule="auto"/>
        <w:jc w:val="both"/>
        <w:rPr>
          <w:rFonts w:ascii="Times New Roman" w:hAnsi="Times New Roman" w:cs="Times New Roman"/>
        </w:rPr>
      </w:pPr>
      <w:r w:rsidRPr="00D05AF6">
        <w:rPr>
          <w:rFonts w:ascii="Times New Roman" w:hAnsi="Times New Roman" w:cs="Times New Roman"/>
        </w:rPr>
        <w:t xml:space="preserve">It will also provide different </w:t>
      </w:r>
      <w:r w:rsidR="00BB0654" w:rsidRPr="00D05AF6">
        <w:rPr>
          <w:rFonts w:ascii="Times New Roman" w:hAnsi="Times New Roman" w:cs="Times New Roman"/>
        </w:rPr>
        <w:t>practical</w:t>
      </w:r>
      <w:del w:id="531" w:author="MARIE" w:date="2016-10-25T09:32:00Z">
        <w:r w:rsidRPr="00D05AF6" w:rsidDel="008207BA">
          <w:rPr>
            <w:rFonts w:ascii="Times New Roman" w:hAnsi="Times New Roman" w:cs="Times New Roman"/>
          </w:rPr>
          <w:delText>s</w:delText>
        </w:r>
      </w:del>
      <w:r w:rsidRPr="00D05AF6">
        <w:rPr>
          <w:rFonts w:ascii="Times New Roman" w:hAnsi="Times New Roman" w:cs="Times New Roman"/>
        </w:rPr>
        <w:t xml:space="preserve"> for practical subjects.</w:t>
      </w:r>
    </w:p>
    <w:p w:rsidR="00733E5F" w:rsidRPr="00D05AF6" w:rsidRDefault="008207BA" w:rsidP="00733E5F">
      <w:pPr>
        <w:rPr>
          <w:rFonts w:ascii="Times New Roman" w:hAnsi="Times New Roman" w:cs="Times New Roman"/>
        </w:rPr>
      </w:pPr>
      <w:ins w:id="532" w:author="MARIE" w:date="2016-10-25T09:33:00Z">
        <w:r w:rsidRPr="00D05AF6">
          <w:rPr>
            <w:rFonts w:ascii="Times New Roman" w:hAnsi="Times New Roman" w:cs="Times New Roman"/>
          </w:rPr>
          <w:tab/>
        </w:r>
      </w:ins>
    </w:p>
    <w:p w:rsidR="00733E5F" w:rsidRPr="00D05AF6" w:rsidRDefault="00733E5F">
      <w:pPr>
        <w:widowControl/>
        <w:suppressAutoHyphens w:val="0"/>
        <w:rPr>
          <w:rFonts w:ascii="Times New Roman" w:hAnsi="Times New Roman" w:cs="Times New Roman"/>
        </w:rPr>
      </w:pPr>
      <w:r w:rsidRPr="00D05AF6">
        <w:rPr>
          <w:rFonts w:ascii="Times New Roman" w:hAnsi="Times New Roman" w:cs="Times New Roman"/>
        </w:rPr>
        <w:br w:type="page"/>
      </w:r>
    </w:p>
    <w:p w:rsidR="00733E5F" w:rsidRPr="00D05AF6" w:rsidDel="00874CE3" w:rsidRDefault="00733E5F" w:rsidP="00733E5F">
      <w:pPr>
        <w:tabs>
          <w:tab w:val="left" w:pos="3730"/>
        </w:tabs>
        <w:spacing w:line="360" w:lineRule="auto"/>
        <w:jc w:val="both"/>
        <w:rPr>
          <w:del w:id="533" w:author="MARIE" w:date="2016-10-25T12:52:00Z"/>
          <w:rFonts w:ascii="Times New Roman" w:hAnsi="Times New Roman" w:cs="Times New Roman"/>
          <w:b/>
          <w:color w:val="auto"/>
          <w:sz w:val="36"/>
          <w:szCs w:val="36"/>
        </w:rPr>
      </w:pPr>
    </w:p>
    <w:p w:rsidR="00FD4954" w:rsidRPr="00D05AF6" w:rsidDel="00874CE3" w:rsidRDefault="00FD4954" w:rsidP="00733E5F">
      <w:pPr>
        <w:rPr>
          <w:del w:id="534" w:author="MARIE" w:date="2016-10-25T12:52:00Z"/>
          <w:rFonts w:ascii="Times New Roman" w:hAnsi="Times New Roman" w:cs="Times New Roman"/>
          <w:b/>
          <w:color w:val="auto"/>
          <w:sz w:val="36"/>
          <w:szCs w:val="36"/>
        </w:rPr>
      </w:pPr>
    </w:p>
    <w:p w:rsidR="00FD4954" w:rsidRPr="00D05AF6" w:rsidDel="00874CE3" w:rsidRDefault="00FD4954" w:rsidP="00733E5F">
      <w:pPr>
        <w:rPr>
          <w:del w:id="535" w:author="MARIE" w:date="2016-10-25T12:52:00Z"/>
          <w:rFonts w:ascii="Times New Roman" w:hAnsi="Times New Roman" w:cs="Times New Roman"/>
          <w:b/>
          <w:color w:val="auto"/>
          <w:sz w:val="36"/>
          <w:szCs w:val="36"/>
        </w:rPr>
      </w:pPr>
    </w:p>
    <w:p w:rsidR="00FD4954" w:rsidRPr="00D05AF6" w:rsidDel="00874CE3" w:rsidRDefault="00FD4954" w:rsidP="00733E5F">
      <w:pPr>
        <w:rPr>
          <w:del w:id="536" w:author="MARIE" w:date="2016-10-25T12:52:00Z"/>
          <w:rFonts w:ascii="Times New Roman" w:hAnsi="Times New Roman" w:cs="Times New Roman"/>
          <w:b/>
          <w:color w:val="auto"/>
          <w:sz w:val="36"/>
          <w:szCs w:val="36"/>
        </w:rPr>
      </w:pPr>
    </w:p>
    <w:p w:rsidR="00FD4954" w:rsidRPr="00D05AF6" w:rsidDel="00874CE3" w:rsidRDefault="00FD4954" w:rsidP="00733E5F">
      <w:pPr>
        <w:rPr>
          <w:del w:id="537" w:author="MARIE" w:date="2016-10-25T12:52:00Z"/>
          <w:rFonts w:ascii="Times New Roman" w:hAnsi="Times New Roman" w:cs="Times New Roman"/>
          <w:b/>
          <w:color w:val="auto"/>
          <w:sz w:val="36"/>
          <w:szCs w:val="36"/>
        </w:rPr>
      </w:pPr>
    </w:p>
    <w:p w:rsidR="00FD4954" w:rsidRPr="00D05AF6" w:rsidDel="00874CE3" w:rsidRDefault="00FD4954" w:rsidP="00733E5F">
      <w:pPr>
        <w:rPr>
          <w:del w:id="538" w:author="MARIE" w:date="2016-10-25T12:52:00Z"/>
          <w:rFonts w:ascii="Times New Roman" w:hAnsi="Times New Roman" w:cs="Times New Roman"/>
          <w:b/>
          <w:color w:val="auto"/>
          <w:sz w:val="36"/>
          <w:szCs w:val="36"/>
        </w:rPr>
      </w:pPr>
    </w:p>
    <w:p w:rsidR="00FD4954" w:rsidRPr="00D05AF6" w:rsidDel="00874CE3" w:rsidRDefault="00FD4954" w:rsidP="00733E5F">
      <w:pPr>
        <w:rPr>
          <w:del w:id="539" w:author="MARIE" w:date="2016-10-25T12:52:00Z"/>
          <w:rFonts w:ascii="Times New Roman" w:hAnsi="Times New Roman" w:cs="Times New Roman"/>
          <w:b/>
          <w:color w:val="auto"/>
          <w:sz w:val="36"/>
          <w:szCs w:val="36"/>
        </w:rPr>
      </w:pPr>
    </w:p>
    <w:p w:rsidR="00FD4954" w:rsidRPr="00D05AF6" w:rsidDel="00874CE3" w:rsidRDefault="00FD4954" w:rsidP="00733E5F">
      <w:pPr>
        <w:rPr>
          <w:del w:id="540" w:author="MARIE" w:date="2016-10-25T12:52:00Z"/>
          <w:rFonts w:ascii="Times New Roman" w:hAnsi="Times New Roman" w:cs="Times New Roman"/>
          <w:b/>
          <w:color w:val="auto"/>
          <w:sz w:val="36"/>
          <w:szCs w:val="36"/>
        </w:rPr>
      </w:pPr>
    </w:p>
    <w:p w:rsidR="00FD4954" w:rsidRPr="00D05AF6" w:rsidDel="00874CE3" w:rsidRDefault="00FD4954" w:rsidP="00733E5F">
      <w:pPr>
        <w:rPr>
          <w:del w:id="541" w:author="MARIE" w:date="2016-10-25T12:52:00Z"/>
          <w:rFonts w:ascii="Times New Roman" w:hAnsi="Times New Roman" w:cs="Times New Roman"/>
          <w:b/>
          <w:color w:val="auto"/>
          <w:sz w:val="36"/>
          <w:szCs w:val="36"/>
        </w:rPr>
      </w:pPr>
    </w:p>
    <w:p w:rsidR="00FD4954" w:rsidRPr="00D05AF6" w:rsidDel="00874CE3" w:rsidRDefault="00FD4954" w:rsidP="00733E5F">
      <w:pPr>
        <w:rPr>
          <w:del w:id="542" w:author="MARIE" w:date="2016-10-25T12:52:00Z"/>
          <w:rFonts w:ascii="Times New Roman" w:hAnsi="Times New Roman" w:cs="Times New Roman"/>
          <w:b/>
          <w:color w:val="auto"/>
          <w:sz w:val="36"/>
          <w:szCs w:val="36"/>
        </w:rPr>
      </w:pPr>
    </w:p>
    <w:p w:rsidR="00FD4954" w:rsidRPr="00D05AF6" w:rsidDel="00874CE3" w:rsidRDefault="00FD4954" w:rsidP="00733E5F">
      <w:pPr>
        <w:rPr>
          <w:del w:id="543" w:author="MARIE" w:date="2016-10-25T12:52:00Z"/>
          <w:rFonts w:ascii="Times New Roman" w:hAnsi="Times New Roman" w:cs="Times New Roman"/>
          <w:b/>
          <w:color w:val="auto"/>
          <w:sz w:val="36"/>
          <w:szCs w:val="36"/>
        </w:rPr>
      </w:pPr>
    </w:p>
    <w:p w:rsidR="00FD4954" w:rsidRPr="00D05AF6" w:rsidDel="00874CE3" w:rsidRDefault="00FD4954" w:rsidP="00733E5F">
      <w:pPr>
        <w:rPr>
          <w:del w:id="544" w:author="MARIE" w:date="2016-10-25T12:52:00Z"/>
          <w:rFonts w:ascii="Times New Roman" w:hAnsi="Times New Roman" w:cs="Times New Roman"/>
          <w:b/>
          <w:color w:val="auto"/>
          <w:sz w:val="36"/>
          <w:szCs w:val="36"/>
        </w:rPr>
      </w:pPr>
    </w:p>
    <w:p w:rsidR="00FD4954" w:rsidRPr="00D05AF6" w:rsidDel="00874CE3" w:rsidRDefault="00FD4954" w:rsidP="00733E5F">
      <w:pPr>
        <w:rPr>
          <w:del w:id="545" w:author="MARIE" w:date="2016-10-25T12:52:00Z"/>
          <w:rFonts w:ascii="Times New Roman" w:hAnsi="Times New Roman" w:cs="Times New Roman"/>
          <w:b/>
          <w:color w:val="auto"/>
          <w:sz w:val="36"/>
          <w:szCs w:val="36"/>
        </w:rPr>
      </w:pPr>
    </w:p>
    <w:p w:rsidR="00FD4954" w:rsidRPr="00D05AF6" w:rsidDel="00874CE3" w:rsidRDefault="00FD4954" w:rsidP="00733E5F">
      <w:pPr>
        <w:rPr>
          <w:del w:id="546" w:author="MARIE" w:date="2016-10-25T12:52:00Z"/>
          <w:rFonts w:ascii="Times New Roman" w:hAnsi="Times New Roman" w:cs="Times New Roman"/>
          <w:b/>
          <w:color w:val="auto"/>
          <w:sz w:val="36"/>
          <w:szCs w:val="36"/>
        </w:rPr>
      </w:pPr>
    </w:p>
    <w:p w:rsidR="00FD4954" w:rsidRPr="00D05AF6" w:rsidDel="00874CE3" w:rsidRDefault="00FD4954" w:rsidP="00733E5F">
      <w:pPr>
        <w:rPr>
          <w:del w:id="547" w:author="MARIE" w:date="2016-10-25T12:52:00Z"/>
          <w:rFonts w:ascii="Times New Roman" w:hAnsi="Times New Roman" w:cs="Times New Roman"/>
          <w:b/>
          <w:color w:val="auto"/>
          <w:sz w:val="36"/>
          <w:szCs w:val="36"/>
        </w:rPr>
      </w:pPr>
    </w:p>
    <w:p w:rsidR="00FD4954" w:rsidRPr="00D05AF6" w:rsidRDefault="00484368" w:rsidP="00733E5F">
      <w:pPr>
        <w:rPr>
          <w:rFonts w:ascii="Times New Roman" w:hAnsi="Times New Roman" w:cs="Times New Roman"/>
          <w:b/>
          <w:color w:val="auto"/>
          <w:sz w:val="36"/>
          <w:szCs w:val="36"/>
        </w:rPr>
      </w:pPr>
      <w:r w:rsidRPr="00D05AF6">
        <w:rPr>
          <w:rFonts w:ascii="Times New Roman" w:hAnsi="Times New Roman" w:cs="Times New Roman"/>
          <w:b/>
          <w:color w:val="auto"/>
          <w:sz w:val="36"/>
          <w:szCs w:val="36"/>
        </w:rPr>
        <w:t xml:space="preserve">CHAPTER </w:t>
      </w:r>
      <w:r w:rsidR="00FE313D" w:rsidRPr="00D05AF6">
        <w:rPr>
          <w:rFonts w:ascii="Times New Roman" w:hAnsi="Times New Roman" w:cs="Times New Roman"/>
          <w:b/>
          <w:color w:val="auto"/>
          <w:sz w:val="36"/>
          <w:szCs w:val="36"/>
        </w:rPr>
        <w:t xml:space="preserve">THREE: </w:t>
      </w:r>
      <w:r w:rsidRPr="00D05AF6">
        <w:rPr>
          <w:rFonts w:ascii="Times New Roman" w:hAnsi="Times New Roman" w:cs="Times New Roman"/>
          <w:b/>
          <w:color w:val="auto"/>
          <w:sz w:val="36"/>
          <w:szCs w:val="36"/>
        </w:rPr>
        <w:t>METHODOLOGY</w:t>
      </w:r>
    </w:p>
    <w:p w:rsidR="00FE313D" w:rsidRPr="00D05AF6" w:rsidRDefault="00FE313D" w:rsidP="005257F6">
      <w:pPr>
        <w:pStyle w:val="Heading2"/>
        <w:spacing w:line="360" w:lineRule="auto"/>
        <w:jc w:val="both"/>
        <w:rPr>
          <w:rFonts w:ascii="Times New Roman" w:hAnsi="Times New Roman" w:cs="Times New Roman"/>
          <w:sz w:val="36"/>
          <w:szCs w:val="36"/>
        </w:rPr>
      </w:pPr>
      <w:bookmarkStart w:id="548" w:name="_Toc485111816"/>
      <w:r w:rsidRPr="00D05AF6">
        <w:rPr>
          <w:rFonts w:ascii="Times New Roman" w:hAnsi="Times New Roman" w:cs="Times New Roman"/>
          <w:sz w:val="36"/>
          <w:szCs w:val="36"/>
        </w:rPr>
        <w:t>3.1 INTRODUCTION</w:t>
      </w:r>
      <w:bookmarkEnd w:id="548"/>
    </w:p>
    <w:p w:rsidR="00FD4954" w:rsidRPr="00D05AF6" w:rsidRDefault="00FD4954" w:rsidP="005257F6">
      <w:pPr>
        <w:spacing w:line="360" w:lineRule="auto"/>
        <w:jc w:val="both"/>
        <w:rPr>
          <w:rFonts w:ascii="Times New Roman" w:hAnsi="Times New Roman" w:cs="Times New Roman"/>
        </w:rPr>
      </w:pPr>
    </w:p>
    <w:p w:rsidR="00FD4954" w:rsidRPr="00D05AF6" w:rsidRDefault="000223BC" w:rsidP="005257F6">
      <w:pPr>
        <w:spacing w:line="360" w:lineRule="auto"/>
        <w:jc w:val="both"/>
        <w:rPr>
          <w:rFonts w:ascii="Times New Roman" w:hAnsi="Times New Roman" w:cs="Times New Roman"/>
        </w:rPr>
      </w:pPr>
      <w:r>
        <w:rPr>
          <w:rFonts w:ascii="Times New Roman" w:hAnsi="Times New Roman" w:cs="Times New Roman"/>
        </w:rPr>
        <w:t xml:space="preserve">The lab </w:t>
      </w:r>
      <w:proofErr w:type="gramStart"/>
      <w:r>
        <w:rPr>
          <w:rFonts w:ascii="Times New Roman" w:hAnsi="Times New Roman" w:cs="Times New Roman"/>
        </w:rPr>
        <w:t xml:space="preserve">system </w:t>
      </w:r>
      <w:r w:rsidR="00484368" w:rsidRPr="00D05AF6">
        <w:rPr>
          <w:rFonts w:ascii="Times New Roman" w:hAnsi="Times New Roman" w:cs="Times New Roman"/>
        </w:rPr>
        <w:t xml:space="preserve"> employ</w:t>
      </w:r>
      <w:r>
        <w:rPr>
          <w:rFonts w:ascii="Times New Roman" w:hAnsi="Times New Roman" w:cs="Times New Roman"/>
        </w:rPr>
        <w:t>ed</w:t>
      </w:r>
      <w:proofErr w:type="gramEnd"/>
      <w:r>
        <w:rPr>
          <w:rFonts w:ascii="Times New Roman" w:hAnsi="Times New Roman" w:cs="Times New Roman"/>
        </w:rPr>
        <w:t xml:space="preserve"> </w:t>
      </w:r>
      <w:r w:rsidR="00484368" w:rsidRPr="00D05AF6">
        <w:rPr>
          <w:rFonts w:ascii="Times New Roman" w:hAnsi="Times New Roman" w:cs="Times New Roman"/>
        </w:rPr>
        <w:t xml:space="preserve"> the system development life cycle</w:t>
      </w:r>
      <w:r w:rsidR="00927430" w:rsidRPr="00D05AF6">
        <w:rPr>
          <w:rFonts w:ascii="Times New Roman" w:hAnsi="Times New Roman" w:cs="Times New Roman"/>
        </w:rPr>
        <w:t xml:space="preserve"> (SDLC)</w:t>
      </w:r>
      <w:r w:rsidR="00484368" w:rsidRPr="00D05AF6">
        <w:rPr>
          <w:rFonts w:ascii="Times New Roman" w:hAnsi="Times New Roman" w:cs="Times New Roman"/>
        </w:rPr>
        <w:t xml:space="preserve"> for its development process. </w:t>
      </w:r>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The system development life cycle is</w:t>
      </w:r>
      <w:r w:rsidR="00927430" w:rsidRPr="00D05AF6">
        <w:rPr>
          <w:rFonts w:ascii="Times New Roman" w:hAnsi="Times New Roman" w:cs="Times New Roman"/>
        </w:rPr>
        <w:t xml:space="preserve"> </w:t>
      </w:r>
      <w:r w:rsidR="004105C4" w:rsidRPr="00D05AF6">
        <w:rPr>
          <w:rFonts w:ascii="Times New Roman" w:hAnsi="Times New Roman" w:cs="Times New Roman"/>
        </w:rPr>
        <w:t>going</w:t>
      </w:r>
      <w:r w:rsidR="00927430" w:rsidRPr="00D05AF6">
        <w:rPr>
          <w:rFonts w:ascii="Times New Roman" w:hAnsi="Times New Roman" w:cs="Times New Roman"/>
        </w:rPr>
        <w:t xml:space="preserve"> throu</w:t>
      </w:r>
      <w:r w:rsidR="00A3719B" w:rsidRPr="00D05AF6">
        <w:rPr>
          <w:rFonts w:ascii="Times New Roman" w:hAnsi="Times New Roman" w:cs="Times New Roman"/>
        </w:rPr>
        <w:t>gh different stages as shown</w:t>
      </w:r>
      <w:r w:rsidR="00927430" w:rsidRPr="00D05AF6">
        <w:rPr>
          <w:rFonts w:ascii="Times New Roman" w:hAnsi="Times New Roman" w:cs="Times New Roman"/>
        </w:rPr>
        <w:t xml:space="preserve"> below:</w:t>
      </w:r>
    </w:p>
    <w:p w:rsidR="00FD4954" w:rsidRPr="00D05AF6" w:rsidRDefault="00484368" w:rsidP="005257F6">
      <w:pPr>
        <w:spacing w:line="360" w:lineRule="auto"/>
        <w:jc w:val="both"/>
        <w:rPr>
          <w:rFonts w:ascii="Times New Roman" w:hAnsi="Times New Roman" w:cs="Times New Roman"/>
        </w:rPr>
      </w:pPr>
      <w:r w:rsidRPr="00D05AF6">
        <w:rPr>
          <w:rFonts w:ascii="Times New Roman" w:eastAsia="Times New Roman;Times New Roman" w:hAnsi="Times New Roman" w:cs="Times New Roman"/>
        </w:rPr>
        <w:tab/>
      </w:r>
    </w:p>
    <w:p w:rsidR="00A3719B" w:rsidRPr="00D05AF6" w:rsidRDefault="00C42DBD" w:rsidP="005257F6">
      <w:pPr>
        <w:pStyle w:val="Heading2"/>
        <w:spacing w:line="360" w:lineRule="auto"/>
        <w:jc w:val="both"/>
        <w:rPr>
          <w:rFonts w:ascii="Times New Roman" w:hAnsi="Times New Roman" w:cs="Times New Roman"/>
        </w:rPr>
      </w:pPr>
      <w:bookmarkStart w:id="549" w:name="_Toc485111817"/>
      <w:r>
        <w:rPr>
          <w:noProof/>
        </w:rPr>
        <mc:AlternateContent>
          <mc:Choice Requires="wps">
            <w:drawing>
              <wp:anchor distT="0" distB="0" distL="114300" distR="114300" simplePos="0" relativeHeight="251664384" behindDoc="0" locked="0" layoutInCell="1" allowOverlap="1" wp14:anchorId="70DBD764" wp14:editId="3CE31BF4">
                <wp:simplePos x="0" y="0"/>
                <wp:positionH relativeFrom="column">
                  <wp:posOffset>-231140</wp:posOffset>
                </wp:positionH>
                <wp:positionV relativeFrom="paragraph">
                  <wp:posOffset>4153535</wp:posOffset>
                </wp:positionV>
                <wp:extent cx="56515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a:effectLst/>
                      </wps:spPr>
                      <wps:txbx>
                        <w:txbxContent>
                          <w:p w:rsidR="00C42DBD" w:rsidRPr="001B0018" w:rsidRDefault="00C42DBD" w:rsidP="00C42DBD">
                            <w:pPr>
                              <w:pStyle w:val="Caption"/>
                              <w:rPr>
                                <w:rFonts w:ascii="Times New Roman" w:eastAsia="Times New Roman;Times New Roman" w:hAnsi="Times New Roman" w:cs="Times New Roman"/>
                                <w:noProof/>
                                <w:sz w:val="32"/>
                                <w:szCs w:val="32"/>
                              </w:rPr>
                            </w:pPr>
                            <w:r>
                              <w:t xml:space="preserve">Figure </w:t>
                            </w:r>
                            <w:fldSimple w:instr=" SEQ Figure \* ARABIC ">
                              <w:r>
                                <w:rPr>
                                  <w:noProof/>
                                </w:rPr>
                                <w:t>1</w:t>
                              </w:r>
                            </w:fldSimple>
                            <w:r>
                              <w:t xml:space="preserve"> SDLC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4" o:spid="_x0000_s1026" type="#_x0000_t202" style="position:absolute;left:0;text-align:left;margin-left:-18.2pt;margin-top:327.05pt;width:4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" stroked="f">
                <v:textbox style="mso-fit-shape-to-text:t" inset="0,0,0,0">
                  <w:txbxContent>
                    <w:p w:rsidR="00C42DBD" w:rsidRPr="001B0018" w:rsidRDefault="00C42DBD" w:rsidP="00C42DBD">
                      <w:pPr>
                        <w:pStyle w:val="Caption"/>
                        <w:rPr>
                          <w:rFonts w:ascii="Times New Roman" w:eastAsia="Times New Roman;Times New Roman" w:hAnsi="Times New Roman" w:cs="Times New Roman"/>
                          <w:noProof/>
                          <w:sz w:val="32"/>
                          <w:szCs w:val="32"/>
                        </w:rPr>
                      </w:pPr>
                      <w:r>
                        <w:t xml:space="preserve">Figure </w:t>
                      </w:r>
                      <w:fldSimple w:instr=" SEQ Figure \* ARABIC ">
                        <w:r>
                          <w:rPr>
                            <w:noProof/>
                          </w:rPr>
                          <w:t>1</w:t>
                        </w:r>
                      </w:fldSimple>
                      <w:r>
                        <w:t xml:space="preserve"> SDLC</w:t>
                      </w:r>
                    </w:p>
                  </w:txbxContent>
                </v:textbox>
              </v:shape>
            </w:pict>
          </mc:Fallback>
        </mc:AlternateContent>
      </w:r>
      <w:r w:rsidR="00E13F97" w:rsidRPr="00D05AF6">
        <w:rPr>
          <w:rFonts w:ascii="Times New Roman" w:eastAsia="Times New Roman;Times New Roman" w:hAnsi="Times New Roman" w:cs="Times New Roman"/>
          <w:noProof/>
          <w:lang w:eastAsia="en-US" w:bidi="ar-SA"/>
        </w:rPr>
        <mc:AlternateContent>
          <mc:Choice Requires="wpg">
            <w:drawing>
              <wp:anchor distT="0" distB="0" distL="114300" distR="114300" simplePos="0" relativeHeight="251661312" behindDoc="0" locked="0" layoutInCell="1" allowOverlap="1" wp14:anchorId="6D7F73ED" wp14:editId="4D8F3BCA">
                <wp:simplePos x="0" y="0"/>
                <wp:positionH relativeFrom="column">
                  <wp:posOffset>-231140</wp:posOffset>
                </wp:positionH>
                <wp:positionV relativeFrom="paragraph">
                  <wp:posOffset>247650</wp:posOffset>
                </wp:positionV>
                <wp:extent cx="5651500" cy="3848735"/>
                <wp:effectExtent l="22225" t="27940" r="31750" b="47625"/>
                <wp:wrapNone/>
                <wp:docPr id="36"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0" cy="3848735"/>
                          <a:chOff x="1290" y="810"/>
                          <a:chExt cx="8550" cy="5736"/>
                        </a:xfrm>
                      </wpg:grpSpPr>
                      <wps:wsp>
                        <wps:cNvPr id="37" name="Text Box 136"/>
                        <wps:cNvSpPr txBox="1">
                          <a:spLocks noChangeArrowheads="1"/>
                        </wps:cNvSpPr>
                        <wps:spPr bwMode="auto">
                          <a:xfrm>
                            <a:off x="4710" y="810"/>
                            <a:ext cx="1440" cy="5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B26A98" w:rsidRDefault="00B26A98" w:rsidP="00A3719B">
                              <w:r w:rsidRPr="00A3719B">
                                <w:rPr>
                                  <w:sz w:val="20"/>
                                  <w:szCs w:val="20"/>
                                </w:rPr>
                                <w:t>PLANNING</w:t>
                              </w:r>
                            </w:p>
                          </w:txbxContent>
                        </wps:txbx>
                        <wps:bodyPr rot="0" vert="horz" wrap="square" lIns="91440" tIns="45720" rIns="91440" bIns="45720" anchor="t" anchorCtr="0" upright="1">
                          <a:noAutofit/>
                        </wps:bodyPr>
                      </wps:wsp>
                      <wps:wsp>
                        <wps:cNvPr id="38" name="Text Box 137"/>
                        <wps:cNvSpPr txBox="1">
                          <a:spLocks noChangeArrowheads="1"/>
                        </wps:cNvSpPr>
                        <wps:spPr bwMode="auto">
                          <a:xfrm>
                            <a:off x="7350" y="1635"/>
                            <a:ext cx="1365" cy="52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B26A98" w:rsidRPr="00A3719B" w:rsidRDefault="00B26A98" w:rsidP="00A3719B">
                              <w:pPr>
                                <w:rPr>
                                  <w:sz w:val="20"/>
                                  <w:szCs w:val="20"/>
                                </w:rPr>
                              </w:pPr>
                              <w:r w:rsidRPr="00A3719B">
                                <w:rPr>
                                  <w:sz w:val="20"/>
                                  <w:szCs w:val="20"/>
                                </w:rPr>
                                <w:t>ANALYSIS</w:t>
                              </w:r>
                            </w:p>
                          </w:txbxContent>
                        </wps:txbx>
                        <wps:bodyPr rot="0" vert="horz" wrap="square" lIns="91440" tIns="45720" rIns="91440" bIns="45720" anchor="t" anchorCtr="0" upright="1">
                          <a:noAutofit/>
                        </wps:bodyPr>
                      </wps:wsp>
                      <wps:wsp>
                        <wps:cNvPr id="39" name="Text Box 138"/>
                        <wps:cNvSpPr txBox="1">
                          <a:spLocks noChangeArrowheads="1"/>
                        </wps:cNvSpPr>
                        <wps:spPr bwMode="auto">
                          <a:xfrm>
                            <a:off x="1860" y="1785"/>
                            <a:ext cx="1830" cy="49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B26A98" w:rsidRDefault="00B26A98" w:rsidP="00A3719B">
                              <w:r w:rsidRPr="00A3719B">
                                <w:rPr>
                                  <w:sz w:val="20"/>
                                  <w:szCs w:val="20"/>
                                </w:rPr>
                                <w:t>MAINTAINANCE</w:t>
                              </w:r>
                            </w:p>
                          </w:txbxContent>
                        </wps:txbx>
                        <wps:bodyPr rot="0" vert="horz" wrap="square" lIns="91440" tIns="45720" rIns="91440" bIns="45720" anchor="t" anchorCtr="0" upright="1">
                          <a:noAutofit/>
                        </wps:bodyPr>
                      </wps:wsp>
                      <wps:wsp>
                        <wps:cNvPr id="40" name="Text Box 139"/>
                        <wps:cNvSpPr txBox="1">
                          <a:spLocks noChangeArrowheads="1"/>
                        </wps:cNvSpPr>
                        <wps:spPr bwMode="auto">
                          <a:xfrm>
                            <a:off x="8580" y="3735"/>
                            <a:ext cx="1260" cy="57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B26A98" w:rsidRDefault="00B26A98" w:rsidP="00A3719B">
                              <w:r w:rsidRPr="00A3719B">
                                <w:rPr>
                                  <w:sz w:val="20"/>
                                  <w:szCs w:val="20"/>
                                </w:rPr>
                                <w:t>DESIGN</w:t>
                              </w:r>
                            </w:p>
                          </w:txbxContent>
                        </wps:txbx>
                        <wps:bodyPr rot="0" vert="horz" wrap="square" lIns="91440" tIns="45720" rIns="91440" bIns="45720" anchor="t" anchorCtr="0" upright="1">
                          <a:noAutofit/>
                        </wps:bodyPr>
                      </wps:wsp>
                      <wps:wsp>
                        <wps:cNvPr id="41" name="Text Box 140"/>
                        <wps:cNvSpPr txBox="1">
                          <a:spLocks noChangeArrowheads="1"/>
                        </wps:cNvSpPr>
                        <wps:spPr bwMode="auto">
                          <a:xfrm>
                            <a:off x="1290" y="4080"/>
                            <a:ext cx="2025" cy="54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B26A98" w:rsidRPr="00510701" w:rsidRDefault="00B26A98" w:rsidP="00A3719B">
                              <w:pPr>
                                <w:rPr>
                                  <w:sz w:val="18"/>
                                  <w:szCs w:val="18"/>
                                </w:rPr>
                              </w:pPr>
                              <w:r w:rsidRPr="00510701">
                                <w:rPr>
                                  <w:sz w:val="18"/>
                                  <w:szCs w:val="18"/>
                                </w:rPr>
                                <w:t>IMPLEMENTATION</w:t>
                              </w:r>
                            </w:p>
                          </w:txbxContent>
                        </wps:txbx>
                        <wps:bodyPr rot="0" vert="horz" wrap="square" lIns="91440" tIns="45720" rIns="91440" bIns="45720" anchor="t" anchorCtr="0" upright="1">
                          <a:noAutofit/>
                        </wps:bodyPr>
                      </wps:wsp>
                      <wps:wsp>
                        <wps:cNvPr id="42" name="Text Box 141"/>
                        <wps:cNvSpPr txBox="1">
                          <a:spLocks noChangeArrowheads="1"/>
                        </wps:cNvSpPr>
                        <wps:spPr bwMode="auto">
                          <a:xfrm>
                            <a:off x="3900" y="6036"/>
                            <a:ext cx="1365" cy="51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B26A98" w:rsidRPr="00A3719B" w:rsidRDefault="00B26A98" w:rsidP="00A3719B">
                              <w:pPr>
                                <w:rPr>
                                  <w:sz w:val="20"/>
                                  <w:szCs w:val="20"/>
                                </w:rPr>
                              </w:pPr>
                              <w:r w:rsidRPr="00A3719B">
                                <w:rPr>
                                  <w:sz w:val="20"/>
                                  <w:szCs w:val="20"/>
                                </w:rPr>
                                <w:t>TESTING</w:t>
                              </w:r>
                            </w:p>
                          </w:txbxContent>
                        </wps:txbx>
                        <wps:bodyPr rot="0" vert="horz" wrap="square" lIns="91440" tIns="45720" rIns="91440" bIns="45720" anchor="t" anchorCtr="0" upright="1">
                          <a:noAutofit/>
                        </wps:bodyPr>
                      </wps:wsp>
                      <wps:wsp>
                        <wps:cNvPr id="43" name="Text Box 142"/>
                        <wps:cNvSpPr txBox="1">
                          <a:spLocks noChangeArrowheads="1"/>
                        </wps:cNvSpPr>
                        <wps:spPr bwMode="auto">
                          <a:xfrm>
                            <a:off x="7125" y="5820"/>
                            <a:ext cx="1995" cy="57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B26A98" w:rsidRDefault="00B26A98" w:rsidP="00A3719B">
                              <w:r w:rsidRPr="00A3719B">
                                <w:rPr>
                                  <w:sz w:val="20"/>
                                  <w:szCs w:val="20"/>
                                </w:rPr>
                                <w:t>DEVELOPMENT</w:t>
                              </w:r>
                            </w:p>
                          </w:txbxContent>
                        </wps:txbx>
                        <wps:bodyPr rot="0" vert="horz" wrap="square" lIns="91440" tIns="45720" rIns="91440" bIns="45720" anchor="t" anchorCtr="0" upright="1">
                          <a:noAutofit/>
                        </wps:bodyPr>
                      </wps:wsp>
                      <wps:wsp>
                        <wps:cNvPr id="44" name="AutoShape 143"/>
                        <wps:cNvCnPr>
                          <a:cxnSpLocks noChangeShapeType="1"/>
                        </wps:cNvCnPr>
                        <wps:spPr bwMode="auto">
                          <a:xfrm>
                            <a:off x="6150" y="1035"/>
                            <a:ext cx="1845"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44"/>
                        <wps:cNvCnPr>
                          <a:cxnSpLocks noChangeShapeType="1"/>
                        </wps:cNvCnPr>
                        <wps:spPr bwMode="auto">
                          <a:xfrm>
                            <a:off x="8715" y="2160"/>
                            <a:ext cx="840" cy="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45"/>
                        <wps:cNvCnPr>
                          <a:cxnSpLocks noChangeShapeType="1"/>
                        </wps:cNvCnPr>
                        <wps:spPr bwMode="auto">
                          <a:xfrm flipH="1">
                            <a:off x="8895" y="4305"/>
                            <a:ext cx="600" cy="1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46"/>
                        <wps:cNvCnPr>
                          <a:cxnSpLocks noChangeShapeType="1"/>
                        </wps:cNvCnPr>
                        <wps:spPr bwMode="auto">
                          <a:xfrm flipH="1">
                            <a:off x="5265" y="6036"/>
                            <a:ext cx="1860" cy="3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47"/>
                        <wps:cNvCnPr>
                          <a:cxnSpLocks noChangeShapeType="1"/>
                        </wps:cNvCnPr>
                        <wps:spPr bwMode="auto">
                          <a:xfrm flipH="1" flipV="1">
                            <a:off x="1860" y="4620"/>
                            <a:ext cx="204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48"/>
                        <wps:cNvCnPr>
                          <a:cxnSpLocks noChangeShapeType="1"/>
                        </wps:cNvCnPr>
                        <wps:spPr bwMode="auto">
                          <a:xfrm flipV="1">
                            <a:off x="1860" y="2280"/>
                            <a:ext cx="270" cy="1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149"/>
                        <wps:cNvCnPr>
                          <a:cxnSpLocks noChangeShapeType="1"/>
                        </wps:cNvCnPr>
                        <wps:spPr bwMode="auto">
                          <a:xfrm flipV="1">
                            <a:off x="2490" y="1035"/>
                            <a:ext cx="2220" cy="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left:0;text-align:left;margin-left:-18.2pt;margin-top:19.5pt;width:445pt;height:303.05pt;z-index:251661312" coordorigin="1290,810" coordsize="8550,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">
                <v:shapetype id="_x0000_t202" coordsize="21600,21600" o:spt="202" path="m,l,21600r21600,l21600,xe">
                  <v:stroke joinstyle="miter"/>
                  <v:path gradientshapeok="t" o:connecttype="rect"/>
                </v:shapetype>
                <v:shape id="Text Box 136" o:spid="_x0000_s1027" type="#_x0000_t202" style="position:absolute;left:4710;top:810;width:144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LlsQA&#10;AADbAAAADwAAAGRycy9kb3ducmV2LnhtbESPQWsCMRSE70L/Q3iF3jTbVlS2RrEtBSkedPXg8XXz&#10;3F26eQlJqrv/vhEEj8PMfMPMl51pxZl8aCwreB5lIIhLqxuuFBz2X8MZiBCRNbaWSUFPAZaLh8Ec&#10;c20vvKNzESuRIBxyVFDH6HIpQ1mTwTCyjjh5J+sNxiR9JbXHS4KbVr5k2UQabDgt1Ojoo6byt/gz&#10;CrQ7GTf+OW7f++9PX/arjadtUOrpsVu9gYjUxXv41l5rBa9TuH5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S5bEAAAA2wAAAA8AAAAAAAAAAAAAAAAAmAIAAGRycy9k&#10;b3ducmV2LnhtbFBLBQYAAAAABAAEAPUAAACJAwAAAAA=&#10;" fillcolor="#4bacc6 [3208]" strokecolor="#f2f2f2 [3041]" strokeweight="3pt">
                  <v:shadow on="t" color="#205867 [1608]" opacity=".5" offset="1pt"/>
                  <v:textbox>
                    <w:txbxContent>
                      <w:p w:rsidR="00B26A98" w:rsidRDefault="00B26A98" w:rsidP="00A3719B">
                        <w:r w:rsidRPr="00A3719B">
                          <w:rPr>
                            <w:sz w:val="20"/>
                            <w:szCs w:val="20"/>
                          </w:rPr>
                          <w:t>PLANNING</w:t>
                        </w:r>
                      </w:p>
                    </w:txbxContent>
                  </v:textbox>
                </v:shape>
                <v:shape id="Text Box 137" o:spid="_x0000_s1028" type="#_x0000_t202" style="position:absolute;left:7350;top:1635;width:136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0DwMIA&#10;AADbAAAADwAAAGRycy9kb3ducmV2LnhtbERPz2vCMBS+D/wfwhN2GTa1Exm1UXRS8OiqMI+P5q0p&#10;a15Kk2ndX78chB0/vt/FZrSduNLgW8cK5kkKgrh2uuVGwflUzt5A+ICssXNMCu7kYbOePBWYa3fj&#10;D7pWoRExhH2OCkwIfS6lrw1Z9InriSP35QaLIcKhkXrAWwy3nczSdCktthwbDPb0bqj+rn6sgv1l&#10;UW5fLsd9+1kuqvvOZ7+HzCr1PB23KxCBxvAvfrgPWsFrHBu/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QPAwgAAANsAAAAPAAAAAAAAAAAAAAAAAJgCAABkcnMvZG93&#10;bnJldi54bWxQSwUGAAAAAAQABAD1AAAAhwMAAAAA&#10;" fillcolor="#4f81bd [3204]" strokecolor="#f2f2f2 [3041]" strokeweight="3pt">
                  <v:shadow on="t" color="#243f60 [1604]" opacity=".5" offset="1pt"/>
                  <v:textbox>
                    <w:txbxContent>
                      <w:p w:rsidR="00B26A98" w:rsidRPr="00A3719B" w:rsidRDefault="00B26A98" w:rsidP="00A3719B">
                        <w:pPr>
                          <w:rPr>
                            <w:sz w:val="20"/>
                            <w:szCs w:val="20"/>
                          </w:rPr>
                        </w:pPr>
                        <w:r w:rsidRPr="00A3719B">
                          <w:rPr>
                            <w:sz w:val="20"/>
                            <w:szCs w:val="20"/>
                          </w:rPr>
                          <w:t>ANALYSIS</w:t>
                        </w:r>
                      </w:p>
                    </w:txbxContent>
                  </v:textbox>
                </v:shape>
                <v:shape id="Text Box 138" o:spid="_x0000_s1029" type="#_x0000_t202" style="position:absolute;left:1860;top:1785;width:183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1R8UA&#10;AADbAAAADwAAAGRycy9kb3ducmV2LnhtbESPT2vCQBTE70K/w/IKvemmWqRN3UiRFgqCaJpDe3tk&#10;X/6Q7Nuwu9X47V1B8DjMzG+Y1Xo0vTiS861lBc+zBARxaXXLtYLi52v6CsIHZI29ZVJwJg/r7GGy&#10;wlTbEx/omIdaRAj7FBU0IQyplL5syKCf2YE4epV1BkOUrpba4SnCTS/nSbKUBluOCw0OtGmo7PJ/&#10;o6D83FNyXv79+mJbVXbRbV92hVPq6XH8eAcRaAz38K39rRUs3uD6Jf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VHxQAAANsAAAAPAAAAAAAAAAAAAAAAAJgCAABkcnMv&#10;ZG93bnJldi54bWxQSwUGAAAAAAQABAD1AAAAigMAAAAA&#10;" fillcolor="#8064a2 [3207]" strokecolor="#f2f2f2 [3041]" strokeweight="3pt">
                  <v:shadow on="t" color="#3f3151 [1607]" opacity=".5" offset="1pt"/>
                  <v:textbox>
                    <w:txbxContent>
                      <w:p w:rsidR="00B26A98" w:rsidRDefault="00B26A98" w:rsidP="00A3719B">
                        <w:r w:rsidRPr="00A3719B">
                          <w:rPr>
                            <w:sz w:val="20"/>
                            <w:szCs w:val="20"/>
                          </w:rPr>
                          <w:t>MAINTAINANCE</w:t>
                        </w:r>
                      </w:p>
                    </w:txbxContent>
                  </v:textbox>
                </v:shape>
                <v:shape id="Text Box 139" o:spid="_x0000_s1030" type="#_x0000_t202" style="position:absolute;left:8580;top:3735;width:12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vp8AA&#10;AADbAAAADwAAAGRycy9kb3ducmV2LnhtbERPy4rCMBTdC/MP4Q6409QHMlSjyDDCgCBauxh3l+b2&#10;gc1NSTJa/94sBJeH815tetOKGznfWFYwGScgiAurG64U5Ofd6AuED8gaW8uk4EEeNuuPwQpTbe98&#10;olsWKhFD2KeooA6hS6X0RU0G/dh2xJErrTMYInSV1A7vMdy0cpokC2mw4dhQY0ffNRXX7N8oKH6O&#10;lDwWlz+f78vSzq77+SF3Sg0/++0SRKA+vMUv969WMI/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xvp8AAAADbAAAADwAAAAAAAAAAAAAAAACYAgAAZHJzL2Rvd25y&#10;ZXYueG1sUEsFBgAAAAAEAAQA9QAAAIUDAAAAAA==&#10;" fillcolor="#8064a2 [3207]" strokecolor="#f2f2f2 [3041]" strokeweight="3pt">
                  <v:shadow on="t" color="#3f3151 [1607]" opacity=".5" offset="1pt"/>
                  <v:textbox>
                    <w:txbxContent>
                      <w:p w:rsidR="00B26A98" w:rsidRDefault="00B26A98" w:rsidP="00A3719B">
                        <w:r w:rsidRPr="00A3719B">
                          <w:rPr>
                            <w:sz w:val="20"/>
                            <w:szCs w:val="20"/>
                          </w:rPr>
                          <w:t>DESIGN</w:t>
                        </w:r>
                      </w:p>
                    </w:txbxContent>
                  </v:textbox>
                </v:shape>
                <v:shape id="Text Box 140" o:spid="_x0000_s1031" type="#_x0000_t202" style="position:absolute;left:1290;top:4080;width:20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KPMUA&#10;AADbAAAADwAAAGRycy9kb3ducmV2LnhtbESPzWrDMBCE74W8g9hCb43sxoTgRgkltBAIhDbxIb0t&#10;1vqHWCsjqY799lWg0OMwM98w6+1oOjGQ861lBek8AUFcWt1yraA4fzyvQPiArLGzTAom8rDdzB7W&#10;mGt74y8aTqEWEcI+RwVNCH0upS8bMujntieOXmWdwRClq6V2eItw08mXJFlKgy3HhQZ72jVUXk8/&#10;RkH5/knJtPy++OJQVXZxPWTHwin19Di+vYIINIb/8F97rxVkKdy/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Mo8xQAAANsAAAAPAAAAAAAAAAAAAAAAAJgCAABkcnMv&#10;ZG93bnJldi54bWxQSwUGAAAAAAQABAD1AAAAigMAAAAA&#10;" fillcolor="#8064a2 [3207]" strokecolor="#f2f2f2 [3041]" strokeweight="3pt">
                  <v:shadow on="t" color="#3f3151 [1607]" opacity=".5" offset="1pt"/>
                  <v:textbox>
                    <w:txbxContent>
                      <w:p w:rsidR="00B26A98" w:rsidRPr="00510701" w:rsidRDefault="00B26A98" w:rsidP="00A3719B">
                        <w:pPr>
                          <w:rPr>
                            <w:sz w:val="18"/>
                            <w:szCs w:val="18"/>
                          </w:rPr>
                        </w:pPr>
                        <w:r w:rsidRPr="00510701">
                          <w:rPr>
                            <w:sz w:val="18"/>
                            <w:szCs w:val="18"/>
                          </w:rPr>
                          <w:t>IMPLEMENTATION</w:t>
                        </w:r>
                      </w:p>
                    </w:txbxContent>
                  </v:textbox>
                </v:shape>
                <v:shape id="Text Box 141" o:spid="_x0000_s1032" type="#_x0000_t202" style="position:absolute;left:3900;top:6036;width:136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S8MA&#10;AADbAAAADwAAAGRycy9kb3ducmV2LnhtbESPzYoCMRCE7wu+Q2jB25pZFZFZoyyiIAji6hzcWzPp&#10;+cFJZ0iijm9vBGGPRVV9Rc2XnWnEjZyvLSv4GiYgiHOray4VZKfN5wyED8gaG8uk4EEelovexxxT&#10;be/8S7djKEWEsE9RQRVCm0rp84oM+qFtiaNXWGcwROlKqR3eI9w0cpQkU2mw5rhQYUurivLL8WoU&#10;5OsDJY/p39lnu6Kw48tuss+cUoN+9/MNIlAX/sPv9lYrmIzg9S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US8MAAADbAAAADwAAAAAAAAAAAAAAAACYAgAAZHJzL2Rv&#10;d25yZXYueG1sUEsFBgAAAAAEAAQA9QAAAIgDAAAAAA==&#10;" fillcolor="#8064a2 [3207]" strokecolor="#f2f2f2 [3041]" strokeweight="3pt">
                  <v:shadow on="t" color="#3f3151 [1607]" opacity=".5" offset="1pt"/>
                  <v:textbox>
                    <w:txbxContent>
                      <w:p w:rsidR="00B26A98" w:rsidRPr="00A3719B" w:rsidRDefault="00B26A98" w:rsidP="00A3719B">
                        <w:pPr>
                          <w:rPr>
                            <w:sz w:val="20"/>
                            <w:szCs w:val="20"/>
                          </w:rPr>
                        </w:pPr>
                        <w:r w:rsidRPr="00A3719B">
                          <w:rPr>
                            <w:sz w:val="20"/>
                            <w:szCs w:val="20"/>
                          </w:rPr>
                          <w:t>TESTING</w:t>
                        </w:r>
                      </w:p>
                    </w:txbxContent>
                  </v:textbox>
                </v:shape>
                <v:shape id="Text Box 142" o:spid="_x0000_s1033" type="#_x0000_t202" style="position:absolute;left:7125;top:5820;width:199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tNscA&#10;AADbAAAADwAAAGRycy9kb3ducmV2LnhtbESPzW7CMBCE75V4B2uRuKDiQBFFAYNQKwqHlpafC7cl&#10;XpKIeB3FJqRvXyMh9TianW92pvPGFKKmyuWWFfR7EQjixOqcUwWH/fJ5DMJ5ZI2FZVLwSw7ms9bT&#10;FGNtb7yleudTESDsYlSQeV/GUrokI4OuZ0vi4J1tZdAHWaVSV3gLcFPIQRSNpMGcQ0OGJb1llFx2&#10;VxPeWG2O+fvn5ed86tZFOli/fnx9n5TqtJvFBISnxv8fP9JrrWD4AvctAQB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U7TbHAAAA2wAAAA8AAAAAAAAAAAAAAAAAmAIAAGRy&#10;cy9kb3ducmV2LnhtbFBLBQYAAAAABAAEAPUAAACMAwAAAAA=&#10;" fillcolor="#c0504d [3205]" strokecolor="#f2f2f2 [3041]" strokeweight="3pt">
                  <v:shadow on="t" color="#622423 [1605]" opacity=".5" offset="1pt"/>
                  <v:textbox>
                    <w:txbxContent>
                      <w:p w:rsidR="00B26A98" w:rsidRDefault="00B26A98" w:rsidP="00A3719B">
                        <w:r w:rsidRPr="00A3719B">
                          <w:rPr>
                            <w:sz w:val="20"/>
                            <w:szCs w:val="20"/>
                          </w:rPr>
                          <w:t>DEVELOPMENT</w:t>
                        </w:r>
                      </w:p>
                    </w:txbxContent>
                  </v:textbox>
                </v:shape>
                <v:shapetype id="_x0000_t32" coordsize="21600,21600" o:spt="32" o:oned="t" path="m,l21600,21600e" filled="f">
                  <v:path arrowok="t" fillok="f" o:connecttype="none"/>
                  <o:lock v:ext="edit" shapetype="t"/>
                </v:shapetype>
                <v:shape id="AutoShape 143" o:spid="_x0000_s1034" type="#_x0000_t32" style="position:absolute;left:6150;top:1035;width:1845;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144" o:spid="_x0000_s1035" type="#_x0000_t32" style="position:absolute;left:8715;top:2160;width:840;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45" o:spid="_x0000_s1036" type="#_x0000_t32" style="position:absolute;left:8895;top:4305;width:600;height:1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46" o:spid="_x0000_s1037" type="#_x0000_t32" style="position:absolute;left:5265;top:6036;width:1860;height:3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AutoShape 147" o:spid="_x0000_s1038" type="#_x0000_t32" style="position:absolute;left:1860;top:4620;width:2040;height:16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gir8AAADbAAAADwAAAGRycy9kb3ducmV2LnhtbERPS2vCQBC+F/wPywi91Y0hiI2uIhZB&#10;pBcfhx6H7LgJZmdDdqrpv3cPBY8f33u5Hnyr7tTHJrCB6SQDRVwF27AzcDnvPuagoiBbbAOTgT+K&#10;sF6N3pZY2vDgI91P4lQK4ViigVqkK7WOVU0e4yR0xIm7ht6jJNg7bXt8pHDf6jzLZtpjw6mhxo62&#10;NVW306838HPx35958eVd4c5yFDo0eTEz5n08bBaghAZ5if/de2ugSGPTl/QD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Iwgir8AAADbAAAADwAAAAAAAAAAAAAAAACh&#10;AgAAZHJzL2Rvd25yZXYueG1sUEsFBgAAAAAEAAQA+QAAAI0DAAAAAA==&#10;">
                  <v:stroke endarrow="block"/>
                </v:shape>
                <v:shape id="AutoShape 148" o:spid="_x0000_s1039" type="#_x0000_t32" style="position:absolute;left:1860;top:2280;width:270;height:18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149" o:spid="_x0000_s1040" type="#_x0000_t32" style="position:absolute;left:2490;top:1035;width:2220;height:7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group>
            </w:pict>
          </mc:Fallback>
        </mc:AlternateContent>
      </w:r>
      <w:bookmarkEnd w:id="549"/>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A3719B" w:rsidRPr="00D05AF6" w:rsidRDefault="00A3719B" w:rsidP="00A3719B">
      <w:pPr>
        <w:pStyle w:val="Caption"/>
        <w:rPr>
          <w:rFonts w:ascii="Times New Roman" w:hAnsi="Times New Roman" w:cs="Times New Roman"/>
        </w:rPr>
      </w:pPr>
    </w:p>
    <w:p w:rsidR="00A3719B" w:rsidRPr="00D05AF6" w:rsidRDefault="00A3719B" w:rsidP="005257F6">
      <w:pPr>
        <w:pStyle w:val="Heading2"/>
        <w:spacing w:line="360" w:lineRule="auto"/>
        <w:jc w:val="both"/>
        <w:rPr>
          <w:rFonts w:ascii="Times New Roman" w:hAnsi="Times New Roman" w:cs="Times New Roman"/>
        </w:rPr>
      </w:pPr>
    </w:p>
    <w:p w:rsidR="00FD4954" w:rsidRPr="00D05AF6" w:rsidRDefault="00484368" w:rsidP="005257F6">
      <w:pPr>
        <w:pStyle w:val="Heading2"/>
        <w:spacing w:line="360" w:lineRule="auto"/>
        <w:jc w:val="both"/>
        <w:rPr>
          <w:rFonts w:ascii="Times New Roman" w:hAnsi="Times New Roman" w:cs="Times New Roman"/>
        </w:rPr>
      </w:pPr>
      <w:bookmarkStart w:id="550" w:name="_Toc485111818"/>
      <w:r w:rsidRPr="00D05AF6">
        <w:rPr>
          <w:rFonts w:ascii="Times New Roman" w:hAnsi="Times New Roman" w:cs="Times New Roman"/>
        </w:rPr>
        <w:t>3.</w:t>
      </w:r>
      <w:r w:rsidR="00FE313D" w:rsidRPr="00D05AF6">
        <w:rPr>
          <w:rFonts w:ascii="Times New Roman" w:hAnsi="Times New Roman" w:cs="Times New Roman"/>
        </w:rPr>
        <w:t>2</w:t>
      </w:r>
      <w:r w:rsidRPr="00D05AF6">
        <w:rPr>
          <w:rFonts w:ascii="Times New Roman" w:hAnsi="Times New Roman" w:cs="Times New Roman"/>
        </w:rPr>
        <w:t xml:space="preserve"> PLANNING</w:t>
      </w:r>
      <w:bookmarkEnd w:id="550"/>
    </w:p>
    <w:p w:rsidR="00FD4954" w:rsidRPr="00D05AF6" w:rsidRDefault="00484368" w:rsidP="005257F6">
      <w:pPr>
        <w:spacing w:line="360" w:lineRule="auto"/>
        <w:jc w:val="both"/>
        <w:rPr>
          <w:rFonts w:ascii="Times New Roman" w:hAnsi="Times New Roman" w:cs="Times New Roman"/>
        </w:rPr>
      </w:pPr>
      <w:r w:rsidRPr="00D05AF6">
        <w:rPr>
          <w:rFonts w:ascii="Times New Roman" w:hAnsi="Times New Roman" w:cs="Times New Roman"/>
        </w:rPr>
        <w:t xml:space="preserve">Here the new laboratory </w:t>
      </w:r>
      <w:proofErr w:type="gramStart"/>
      <w:r w:rsidRPr="00D05AF6">
        <w:rPr>
          <w:rFonts w:ascii="Times New Roman" w:hAnsi="Times New Roman" w:cs="Times New Roman"/>
        </w:rPr>
        <w:t xml:space="preserve">system </w:t>
      </w:r>
      <w:r w:rsidR="00FE313D" w:rsidRPr="00D05AF6">
        <w:rPr>
          <w:rFonts w:ascii="Times New Roman" w:hAnsi="Times New Roman" w:cs="Times New Roman"/>
        </w:rPr>
        <w:t xml:space="preserve">of </w:t>
      </w:r>
      <w:r w:rsidR="000223BC">
        <w:rPr>
          <w:rFonts w:ascii="Times New Roman" w:hAnsi="Times New Roman" w:cs="Times New Roman"/>
        </w:rPr>
        <w:t>operations applicability were</w:t>
      </w:r>
      <w:proofErr w:type="gramEnd"/>
      <w:r w:rsidRPr="00D05AF6">
        <w:rPr>
          <w:rFonts w:ascii="Times New Roman" w:hAnsi="Times New Roman" w:cs="Times New Roman"/>
        </w:rPr>
        <w:t xml:space="preserve"> viewed from different institutions by the challenges t</w:t>
      </w:r>
      <w:r w:rsidR="000223BC">
        <w:rPr>
          <w:rFonts w:ascii="Times New Roman" w:hAnsi="Times New Roman" w:cs="Times New Roman"/>
        </w:rPr>
        <w:t>hey experience using the traditional</w:t>
      </w:r>
      <w:r w:rsidRPr="00D05AF6">
        <w:rPr>
          <w:rFonts w:ascii="Times New Roman" w:hAnsi="Times New Roman" w:cs="Times New Roman"/>
        </w:rPr>
        <w:t xml:space="preserve"> system of operations. </w:t>
      </w:r>
    </w:p>
    <w:p w:rsidR="00FB705B" w:rsidRPr="00D05AF6" w:rsidRDefault="00484368" w:rsidP="00FB705B">
      <w:pPr>
        <w:spacing w:line="360" w:lineRule="auto"/>
        <w:jc w:val="both"/>
        <w:rPr>
          <w:rFonts w:ascii="Times New Roman" w:hAnsi="Times New Roman" w:cs="Times New Roman"/>
        </w:rPr>
      </w:pPr>
      <w:r w:rsidRPr="00D05AF6">
        <w:rPr>
          <w:rFonts w:ascii="Times New Roman" w:hAnsi="Times New Roman" w:cs="Times New Roman"/>
        </w:rPr>
        <w:t>Feasibility tests shall be introduced to confirm if the proposed system is justified for our institutions.</w:t>
      </w:r>
    </w:p>
    <w:p w:rsidR="00FB705B" w:rsidRPr="00D05AF6" w:rsidRDefault="00FB705B" w:rsidP="00FB705B">
      <w:pPr>
        <w:spacing w:line="360" w:lineRule="auto"/>
        <w:jc w:val="both"/>
        <w:rPr>
          <w:rFonts w:ascii="Times New Roman" w:hAnsi="Times New Roman" w:cs="Times New Roman"/>
        </w:rPr>
      </w:pPr>
      <w:bookmarkStart w:id="551" w:name="_GoBack"/>
      <w:bookmarkEnd w:id="551"/>
    </w:p>
    <w:p w:rsidR="00FB705B" w:rsidRPr="00D05AF6" w:rsidRDefault="00FB705B" w:rsidP="00FB705B">
      <w:pPr>
        <w:spacing w:line="360" w:lineRule="auto"/>
        <w:jc w:val="both"/>
        <w:rPr>
          <w:rFonts w:ascii="Times New Roman" w:hAnsi="Times New Roman" w:cs="Times New Roman"/>
        </w:rPr>
      </w:pPr>
      <w:r w:rsidRPr="00D05AF6">
        <w:rPr>
          <w:rFonts w:ascii="Times New Roman" w:hAnsi="Times New Roman" w:cs="Times New Roman"/>
        </w:rPr>
        <w:t>The various techniques used to collect relevant information included the following:</w:t>
      </w:r>
    </w:p>
    <w:p w:rsidR="00FD4954" w:rsidRPr="00D05AF6" w:rsidRDefault="00946B29" w:rsidP="00510701">
      <w:pPr>
        <w:pStyle w:val="Heading1"/>
        <w:rPr>
          <w:rFonts w:ascii="Times New Roman" w:hAnsi="Times New Roman" w:cs="Times New Roman"/>
          <w:sz w:val="24"/>
          <w:szCs w:val="24"/>
        </w:rPr>
      </w:pPr>
      <w:bookmarkStart w:id="552" w:name="_Toc485111819"/>
      <w:r w:rsidRPr="00D05AF6">
        <w:rPr>
          <w:rFonts w:ascii="Times New Roman" w:hAnsi="Times New Roman" w:cs="Times New Roman"/>
          <w:sz w:val="24"/>
          <w:szCs w:val="24"/>
          <w:rPrChange w:id="553" w:author="lambor" w:date="2016-11-01T08:26:00Z">
            <w:rPr>
              <w:rFonts w:ascii="Liberation Serif" w:hAnsi="Liberation Serif"/>
              <w:b w:val="0"/>
              <w:bCs w:val="0"/>
              <w:color w:val="0000FF" w:themeColor="hyperlink"/>
              <w:sz w:val="24"/>
              <w:szCs w:val="24"/>
              <w:u w:val="single"/>
            </w:rPr>
          </w:rPrChange>
        </w:rPr>
        <w:t>3.2.1</w:t>
      </w:r>
      <w:r w:rsidR="00733E5F" w:rsidRPr="00D05AF6">
        <w:rPr>
          <w:rFonts w:ascii="Times New Roman" w:hAnsi="Times New Roman" w:cs="Times New Roman"/>
          <w:sz w:val="24"/>
          <w:szCs w:val="24"/>
        </w:rPr>
        <w:t xml:space="preserve"> </w:t>
      </w:r>
      <w:r w:rsidRPr="00D05AF6">
        <w:rPr>
          <w:rFonts w:ascii="Times New Roman" w:hAnsi="Times New Roman" w:cs="Times New Roman"/>
          <w:sz w:val="24"/>
          <w:szCs w:val="24"/>
          <w:rPrChange w:id="554" w:author="lambor" w:date="2016-11-01T08:26:00Z">
            <w:rPr>
              <w:rFonts w:ascii="Liberation Serif" w:hAnsi="Liberation Serif"/>
              <w:b w:val="0"/>
              <w:bCs w:val="0"/>
              <w:color w:val="0000FF" w:themeColor="hyperlink"/>
              <w:sz w:val="24"/>
              <w:szCs w:val="24"/>
              <w:u w:val="single"/>
            </w:rPr>
          </w:rPrChange>
        </w:rPr>
        <w:t>Observations</w:t>
      </w:r>
      <w:bookmarkEnd w:id="552"/>
    </w:p>
    <w:p w:rsidR="00FD4954" w:rsidRPr="00D05AF6" w:rsidRDefault="008207BA" w:rsidP="005257F6">
      <w:pPr>
        <w:spacing w:line="360" w:lineRule="auto"/>
        <w:jc w:val="both"/>
        <w:rPr>
          <w:rFonts w:ascii="Times New Roman" w:hAnsi="Times New Roman" w:cs="Times New Roman"/>
        </w:rPr>
      </w:pPr>
      <w:ins w:id="555" w:author="MARIE" w:date="2016-10-25T09:35:00Z">
        <w:r w:rsidRPr="00D05AF6">
          <w:rPr>
            <w:rFonts w:ascii="Times New Roman" w:hAnsi="Times New Roman" w:cs="Times New Roman"/>
          </w:rPr>
          <w:t xml:space="preserve">In order to see and learn </w:t>
        </w:r>
      </w:ins>
      <w:r w:rsidR="000223BC">
        <w:rPr>
          <w:rFonts w:ascii="Times New Roman" w:hAnsi="Times New Roman" w:cs="Times New Roman"/>
        </w:rPr>
        <w:t xml:space="preserve">how </w:t>
      </w:r>
      <w:ins w:id="556" w:author="MARIE" w:date="2016-10-25T09:35:00Z">
        <w:r w:rsidRPr="00D05AF6">
          <w:rPr>
            <w:rFonts w:ascii="Times New Roman" w:hAnsi="Times New Roman" w:cs="Times New Roman"/>
          </w:rPr>
          <w:t>most of the</w:t>
        </w:r>
      </w:ins>
      <w:r w:rsidR="000223BC">
        <w:rPr>
          <w:rFonts w:ascii="Times New Roman" w:hAnsi="Times New Roman" w:cs="Times New Roman"/>
        </w:rPr>
        <w:t xml:space="preserve"> schools </w:t>
      </w:r>
      <w:ins w:id="557" w:author="MARIE" w:date="2016-10-25T09:35:00Z">
        <w:r w:rsidRPr="00D05AF6">
          <w:rPr>
            <w:rFonts w:ascii="Times New Roman" w:hAnsi="Times New Roman" w:cs="Times New Roman"/>
          </w:rPr>
          <w:t xml:space="preserve">a carry out the experiments </w:t>
        </w:r>
      </w:ins>
      <w:del w:id="558" w:author="MARIE" w:date="2016-10-25T09:36:00Z">
        <w:r w:rsidR="00484368" w:rsidRPr="00D05AF6" w:rsidDel="008207BA">
          <w:rPr>
            <w:rFonts w:ascii="Times New Roman" w:hAnsi="Times New Roman" w:cs="Times New Roman"/>
          </w:rPr>
          <w:delText xml:space="preserve">We were able to pay a visit to </w:delText>
        </w:r>
      </w:del>
      <w:r w:rsidR="000223BC">
        <w:rPr>
          <w:rFonts w:ascii="Times New Roman" w:hAnsi="Times New Roman" w:cs="Times New Roman"/>
        </w:rPr>
        <w:t>various schools</w:t>
      </w:r>
      <w:r w:rsidR="00484368" w:rsidRPr="00D05AF6">
        <w:rPr>
          <w:rFonts w:ascii="Times New Roman" w:hAnsi="Times New Roman" w:cs="Times New Roman"/>
        </w:rPr>
        <w:t xml:space="preserve"> </w:t>
      </w:r>
      <w:r w:rsidR="00520D65" w:rsidRPr="00D05AF6">
        <w:rPr>
          <w:rFonts w:ascii="Times New Roman" w:hAnsi="Times New Roman" w:cs="Times New Roman"/>
        </w:rPr>
        <w:t xml:space="preserve">were </w:t>
      </w:r>
      <w:ins w:id="559" w:author="MARIE" w:date="2016-10-25T09:36:00Z">
        <w:r w:rsidRPr="00D05AF6">
          <w:rPr>
            <w:rFonts w:ascii="Times New Roman" w:hAnsi="Times New Roman" w:cs="Times New Roman"/>
          </w:rPr>
          <w:lastRenderedPageBreak/>
          <w:t>observed</w:t>
        </w:r>
      </w:ins>
      <w:del w:id="560" w:author="MARIE" w:date="2016-10-25T09:36:00Z">
        <w:r w:rsidR="00484368" w:rsidRPr="00D05AF6" w:rsidDel="008207BA">
          <w:rPr>
            <w:rFonts w:ascii="Times New Roman" w:hAnsi="Times New Roman" w:cs="Times New Roman"/>
          </w:rPr>
          <w:delText>where we</w:delText>
        </w:r>
      </w:del>
      <w:ins w:id="561" w:author="MARIE" w:date="2016-10-25T09:36:00Z">
        <w:r w:rsidRPr="00D05AF6">
          <w:rPr>
            <w:rFonts w:ascii="Times New Roman" w:hAnsi="Times New Roman" w:cs="Times New Roman"/>
          </w:rPr>
          <w:t xml:space="preserve"> and </w:t>
        </w:r>
      </w:ins>
      <w:del w:id="562" w:author="MARIE" w:date="2016-10-25T09:36:00Z">
        <w:r w:rsidR="00484368" w:rsidRPr="00D05AF6" w:rsidDel="008207BA">
          <w:rPr>
            <w:rFonts w:ascii="Times New Roman" w:hAnsi="Times New Roman" w:cs="Times New Roman"/>
          </w:rPr>
          <w:delText xml:space="preserve"> got a chance to </w:delText>
        </w:r>
      </w:del>
      <w:r w:rsidR="00520D65" w:rsidRPr="00D05AF6">
        <w:rPr>
          <w:rFonts w:ascii="Times New Roman" w:hAnsi="Times New Roman" w:cs="Times New Roman"/>
        </w:rPr>
        <w:t>saw</w:t>
      </w:r>
      <w:r w:rsidR="00484368" w:rsidRPr="00D05AF6">
        <w:rPr>
          <w:rFonts w:ascii="Times New Roman" w:hAnsi="Times New Roman" w:cs="Times New Roman"/>
        </w:rPr>
        <w:t xml:space="preserve"> how various laboratory </w:t>
      </w:r>
      <w:r w:rsidR="00736960" w:rsidRPr="00D05AF6">
        <w:rPr>
          <w:rFonts w:ascii="Times New Roman" w:hAnsi="Times New Roman" w:cs="Times New Roman"/>
        </w:rPr>
        <w:t>practical</w:t>
      </w:r>
      <w:r w:rsidR="00484368" w:rsidRPr="00D05AF6">
        <w:rPr>
          <w:rFonts w:ascii="Times New Roman" w:hAnsi="Times New Roman" w:cs="Times New Roman"/>
        </w:rPr>
        <w:t xml:space="preserve"> are carried </w:t>
      </w:r>
      <w:r w:rsidR="0068409F" w:rsidRPr="00D05AF6">
        <w:rPr>
          <w:rFonts w:ascii="Times New Roman" w:hAnsi="Times New Roman" w:cs="Times New Roman"/>
        </w:rPr>
        <w:t xml:space="preserve">out. </w:t>
      </w:r>
      <w:proofErr w:type="gramStart"/>
      <w:r w:rsidR="0068409F" w:rsidRPr="00D05AF6">
        <w:rPr>
          <w:rFonts w:ascii="Times New Roman" w:hAnsi="Times New Roman" w:cs="Times New Roman"/>
        </w:rPr>
        <w:t>This</w:t>
      </w:r>
      <w:ins w:id="563" w:author="MARIE" w:date="2016-10-25T09:38:00Z">
        <w:r w:rsidRPr="00D05AF6">
          <w:rPr>
            <w:rFonts w:ascii="Times New Roman" w:hAnsi="Times New Roman" w:cs="Times New Roman"/>
          </w:rPr>
          <w:t xml:space="preserve">  help</w:t>
        </w:r>
      </w:ins>
      <w:r w:rsidR="00520D65" w:rsidRPr="00D05AF6">
        <w:rPr>
          <w:rFonts w:ascii="Times New Roman" w:hAnsi="Times New Roman" w:cs="Times New Roman"/>
        </w:rPr>
        <w:t>ed</w:t>
      </w:r>
      <w:proofErr w:type="gramEnd"/>
      <w:ins w:id="564" w:author="MARIE" w:date="2016-10-25T09:38:00Z">
        <w:r w:rsidRPr="00D05AF6">
          <w:rPr>
            <w:rFonts w:ascii="Times New Roman" w:hAnsi="Times New Roman" w:cs="Times New Roman"/>
          </w:rPr>
          <w:t xml:space="preserve"> realize how many </w:t>
        </w:r>
      </w:ins>
      <w:del w:id="565" w:author="MARIE" w:date="2016-10-25T09:37:00Z">
        <w:r w:rsidR="00484368" w:rsidRPr="00D05AF6" w:rsidDel="008207BA">
          <w:rPr>
            <w:rFonts w:ascii="Times New Roman" w:hAnsi="Times New Roman" w:cs="Times New Roman"/>
          </w:rPr>
          <w:delText xml:space="preserve"> Our team noted how many i</w:delText>
        </w:r>
      </w:del>
      <w:ins w:id="566" w:author="MARIE" w:date="2016-10-25T09:38:00Z">
        <w:r w:rsidRPr="00D05AF6">
          <w:rPr>
            <w:rFonts w:ascii="Times New Roman" w:hAnsi="Times New Roman" w:cs="Times New Roman"/>
          </w:rPr>
          <w:t>i</w:t>
        </w:r>
      </w:ins>
      <w:r w:rsidR="00484368" w:rsidRPr="00D05AF6">
        <w:rPr>
          <w:rFonts w:ascii="Times New Roman" w:hAnsi="Times New Roman" w:cs="Times New Roman"/>
        </w:rPr>
        <w:t>nstitutions</w:t>
      </w:r>
      <w:ins w:id="567" w:author="MARIE" w:date="2016-10-25T09:38:00Z">
        <w:r w:rsidRPr="00D05AF6">
          <w:rPr>
            <w:rFonts w:ascii="Times New Roman" w:hAnsi="Times New Roman" w:cs="Times New Roman"/>
          </w:rPr>
          <w:t xml:space="preserve"> have</w:t>
        </w:r>
      </w:ins>
      <w:r w:rsidR="00484368" w:rsidRPr="00D05AF6">
        <w:rPr>
          <w:rFonts w:ascii="Times New Roman" w:hAnsi="Times New Roman" w:cs="Times New Roman"/>
        </w:rPr>
        <w:t xml:space="preserve"> had fault in conducting their laboratory </w:t>
      </w:r>
      <w:r w:rsidR="00736960" w:rsidRPr="00D05AF6">
        <w:rPr>
          <w:rFonts w:ascii="Times New Roman" w:hAnsi="Times New Roman" w:cs="Times New Roman"/>
        </w:rPr>
        <w:t>practical</w:t>
      </w:r>
      <w:r w:rsidR="00484368" w:rsidRPr="00D05AF6">
        <w:rPr>
          <w:rFonts w:ascii="Times New Roman" w:hAnsi="Times New Roman" w:cs="Times New Roman"/>
        </w:rPr>
        <w:t xml:space="preserve"> due to various unlimited factors.</w:t>
      </w:r>
    </w:p>
    <w:p w:rsidR="00FD4954" w:rsidRPr="00D05AF6" w:rsidRDefault="00FD4954" w:rsidP="005257F6">
      <w:pPr>
        <w:spacing w:line="360" w:lineRule="auto"/>
        <w:jc w:val="both"/>
        <w:rPr>
          <w:rFonts w:ascii="Times New Roman" w:hAnsi="Times New Roman" w:cs="Times New Roman"/>
        </w:rPr>
      </w:pPr>
    </w:p>
    <w:p w:rsidR="00FD4954" w:rsidRPr="00D05AF6" w:rsidRDefault="00946B29" w:rsidP="00510701">
      <w:pPr>
        <w:pStyle w:val="Heading1"/>
        <w:rPr>
          <w:rFonts w:ascii="Times New Roman" w:hAnsi="Times New Roman" w:cs="Times New Roman"/>
          <w:sz w:val="24"/>
          <w:szCs w:val="24"/>
          <w:rPrChange w:id="568" w:author="lambor" w:date="2016-11-01T08:26:00Z">
            <w:rPr/>
          </w:rPrChange>
        </w:rPr>
      </w:pPr>
      <w:bookmarkStart w:id="569" w:name="_Toc485111820"/>
      <w:r w:rsidRPr="00D05AF6">
        <w:rPr>
          <w:rFonts w:ascii="Times New Roman" w:hAnsi="Times New Roman" w:cs="Times New Roman"/>
          <w:sz w:val="24"/>
          <w:szCs w:val="24"/>
          <w:rPrChange w:id="570" w:author="lambor" w:date="2016-11-01T08:26:00Z">
            <w:rPr>
              <w:rFonts w:ascii="Liberation Serif" w:hAnsi="Liberation Serif"/>
              <w:b w:val="0"/>
              <w:bCs w:val="0"/>
              <w:color w:val="0000FF" w:themeColor="hyperlink"/>
              <w:sz w:val="24"/>
              <w:szCs w:val="24"/>
              <w:u w:val="single"/>
            </w:rPr>
          </w:rPrChange>
        </w:rPr>
        <w:t>3.2.2 Interviews</w:t>
      </w:r>
      <w:bookmarkEnd w:id="569"/>
    </w:p>
    <w:p w:rsidR="008207BA" w:rsidRPr="00D05AF6" w:rsidRDefault="008207BA" w:rsidP="005257F6">
      <w:pPr>
        <w:spacing w:line="360" w:lineRule="auto"/>
        <w:jc w:val="both"/>
        <w:rPr>
          <w:rFonts w:ascii="Times New Roman" w:hAnsi="Times New Roman" w:cs="Times New Roman"/>
        </w:rPr>
      </w:pPr>
      <w:ins w:id="571" w:author="MARIE" w:date="2016-10-25T09:38:00Z">
        <w:r w:rsidRPr="00D05AF6">
          <w:rPr>
            <w:rFonts w:ascii="Times New Roman" w:hAnsi="Times New Roman" w:cs="Times New Roman"/>
          </w:rPr>
          <w:t xml:space="preserve">In order to get </w:t>
        </w:r>
      </w:ins>
      <w:r w:rsidR="00247336" w:rsidRPr="00D05AF6">
        <w:rPr>
          <w:rFonts w:ascii="Times New Roman" w:hAnsi="Times New Roman" w:cs="Times New Roman"/>
        </w:rPr>
        <w:t>personal views</w:t>
      </w:r>
      <w:ins w:id="572" w:author="MARIE" w:date="2016-10-25T09:38:00Z">
        <w:r w:rsidRPr="00D05AF6">
          <w:rPr>
            <w:rFonts w:ascii="Times New Roman" w:hAnsi="Times New Roman" w:cs="Times New Roman"/>
          </w:rPr>
          <w:t xml:space="preserve"> from different people </w:t>
        </w:r>
      </w:ins>
      <w:del w:id="573" w:author="MARIE" w:date="2016-10-25T09:39:00Z">
        <w:r w:rsidR="00484368" w:rsidRPr="00D05AF6" w:rsidDel="008207BA">
          <w:rPr>
            <w:rFonts w:ascii="Times New Roman" w:hAnsi="Times New Roman" w:cs="Times New Roman"/>
          </w:rPr>
          <w:delText>Here various</w:delText>
        </w:r>
      </w:del>
      <w:ins w:id="574" w:author="MARIE" w:date="2016-10-25T09:39:00Z">
        <w:r w:rsidRPr="00D05AF6">
          <w:rPr>
            <w:rFonts w:ascii="Times New Roman" w:hAnsi="Times New Roman" w:cs="Times New Roman"/>
          </w:rPr>
          <w:t>different</w:t>
        </w:r>
      </w:ins>
      <w:r w:rsidR="00484368" w:rsidRPr="00D05AF6">
        <w:rPr>
          <w:rFonts w:ascii="Times New Roman" w:hAnsi="Times New Roman" w:cs="Times New Roman"/>
        </w:rPr>
        <w:t xml:space="preserve"> students and their</w:t>
      </w:r>
      <w:r w:rsidR="00520D65" w:rsidRPr="00D05AF6">
        <w:rPr>
          <w:rFonts w:ascii="Times New Roman" w:hAnsi="Times New Roman" w:cs="Times New Roman"/>
        </w:rPr>
        <w:t xml:space="preserve"> tutors </w:t>
      </w:r>
      <w:r w:rsidR="00105585" w:rsidRPr="00D05AF6">
        <w:rPr>
          <w:rFonts w:ascii="Times New Roman" w:hAnsi="Times New Roman" w:cs="Times New Roman"/>
        </w:rPr>
        <w:t>answer</w:t>
      </w:r>
      <w:r w:rsidR="00520D65" w:rsidRPr="00D05AF6">
        <w:rPr>
          <w:rFonts w:ascii="Times New Roman" w:hAnsi="Times New Roman" w:cs="Times New Roman"/>
        </w:rPr>
        <w:t>ed</w:t>
      </w:r>
      <w:r w:rsidR="00105585" w:rsidRPr="00D05AF6">
        <w:rPr>
          <w:rFonts w:ascii="Times New Roman" w:hAnsi="Times New Roman" w:cs="Times New Roman"/>
        </w:rPr>
        <w:t xml:space="preserve"> several</w:t>
      </w:r>
      <w:ins w:id="575" w:author="MARIE" w:date="2016-10-25T09:40:00Z">
        <w:r w:rsidRPr="00D05AF6">
          <w:rPr>
            <w:rFonts w:ascii="Times New Roman" w:hAnsi="Times New Roman" w:cs="Times New Roman"/>
          </w:rPr>
          <w:t xml:space="preserve"> questions</w:t>
        </w:r>
      </w:ins>
      <w:del w:id="576" w:author="MARIE" w:date="2016-10-25T09:40:00Z">
        <w:r w:rsidR="00484368" w:rsidRPr="00D05AF6" w:rsidDel="008207BA">
          <w:rPr>
            <w:rFonts w:ascii="Times New Roman" w:hAnsi="Times New Roman" w:cs="Times New Roman"/>
          </w:rPr>
          <w:delText>asked different questions</w:delText>
        </w:r>
      </w:del>
      <w:r w:rsidR="00484368" w:rsidRPr="00D05AF6">
        <w:rPr>
          <w:rFonts w:ascii="Times New Roman" w:hAnsi="Times New Roman" w:cs="Times New Roman"/>
        </w:rPr>
        <w:t xml:space="preserve"> concerning the current systems of operations in order to determine where best the system will fit. </w:t>
      </w:r>
    </w:p>
    <w:p w:rsidR="00510701" w:rsidRPr="00D05AF6" w:rsidRDefault="00510701" w:rsidP="005257F6">
      <w:pPr>
        <w:spacing w:line="360" w:lineRule="auto"/>
        <w:jc w:val="both"/>
        <w:rPr>
          <w:ins w:id="577" w:author="MARIE" w:date="2016-10-25T09:41:00Z"/>
          <w:rFonts w:ascii="Times New Roman" w:hAnsi="Times New Roman" w:cs="Times New Roman"/>
        </w:rPr>
      </w:pPr>
      <w:proofErr w:type="gramStart"/>
      <w:r w:rsidRPr="00D05AF6">
        <w:rPr>
          <w:rFonts w:ascii="Times New Roman" w:hAnsi="Times New Roman" w:cs="Times New Roman"/>
        </w:rPr>
        <w:t>A sample of interview questions are</w:t>
      </w:r>
      <w:proofErr w:type="gramEnd"/>
      <w:r w:rsidRPr="00D05AF6">
        <w:rPr>
          <w:rFonts w:ascii="Times New Roman" w:hAnsi="Times New Roman" w:cs="Times New Roman"/>
        </w:rPr>
        <w:t xml:space="preserve"> shown in the appendix.</w:t>
      </w:r>
    </w:p>
    <w:p w:rsidR="008207BA" w:rsidRPr="00D05AF6" w:rsidRDefault="008207BA" w:rsidP="005257F6">
      <w:pPr>
        <w:spacing w:line="360" w:lineRule="auto"/>
        <w:jc w:val="both"/>
        <w:rPr>
          <w:ins w:id="578" w:author="MARIE" w:date="2016-10-25T09:41:00Z"/>
          <w:rFonts w:ascii="Times New Roman" w:hAnsi="Times New Roman" w:cs="Times New Roman"/>
        </w:rPr>
      </w:pPr>
    </w:p>
    <w:p w:rsidR="00FD4954" w:rsidRPr="00D05AF6" w:rsidRDefault="00484368" w:rsidP="00510701">
      <w:pPr>
        <w:pStyle w:val="Heading1"/>
        <w:rPr>
          <w:rFonts w:ascii="Times New Roman" w:hAnsi="Times New Roman" w:cs="Times New Roman"/>
          <w:sz w:val="24"/>
          <w:szCs w:val="24"/>
          <w:rPrChange w:id="579" w:author="lambor" w:date="2016-11-01T08:26:00Z">
            <w:rPr/>
          </w:rPrChange>
        </w:rPr>
      </w:pPr>
      <w:del w:id="580" w:author="MARIE" w:date="2016-10-25T09:41:00Z">
        <w:r w:rsidRPr="00D05AF6" w:rsidDel="008207BA">
          <w:rPr>
            <w:rFonts w:ascii="Times New Roman" w:hAnsi="Times New Roman" w:cs="Times New Roman"/>
            <w:sz w:val="24"/>
            <w:szCs w:val="24"/>
          </w:rPr>
          <w:delText>Different feedbacks were received from the interview</w:delText>
        </w:r>
      </w:del>
      <w:bookmarkStart w:id="581" w:name="_Toc485111821"/>
      <w:r w:rsidR="00946B29" w:rsidRPr="00D05AF6">
        <w:rPr>
          <w:rFonts w:ascii="Times New Roman" w:hAnsi="Times New Roman" w:cs="Times New Roman"/>
          <w:color w:val="auto"/>
          <w:sz w:val="24"/>
          <w:szCs w:val="24"/>
          <w:rPrChange w:id="582" w:author="lambor" w:date="2016-11-01T08:26:00Z">
            <w:rPr>
              <w:rFonts w:ascii="Liberation Serif" w:hAnsi="Liberation Serif"/>
              <w:b w:val="0"/>
              <w:bCs w:val="0"/>
              <w:color w:val="0000FF" w:themeColor="hyperlink"/>
              <w:sz w:val="24"/>
              <w:szCs w:val="24"/>
              <w:u w:val="single"/>
            </w:rPr>
          </w:rPrChange>
        </w:rPr>
        <w:t>3.2.3 Questionnaires</w:t>
      </w:r>
      <w:bookmarkEnd w:id="581"/>
    </w:p>
    <w:p w:rsidR="00521F4F" w:rsidRPr="00D05AF6" w:rsidRDefault="00520D65" w:rsidP="005257F6">
      <w:pPr>
        <w:spacing w:line="360" w:lineRule="auto"/>
        <w:jc w:val="both"/>
        <w:rPr>
          <w:rFonts w:ascii="Times New Roman" w:hAnsi="Times New Roman" w:cs="Times New Roman"/>
        </w:rPr>
      </w:pPr>
      <w:r w:rsidRPr="00D05AF6">
        <w:rPr>
          <w:rFonts w:ascii="Times New Roman" w:hAnsi="Times New Roman" w:cs="Times New Roman"/>
        </w:rPr>
        <w:t>Q</w:t>
      </w:r>
      <w:r w:rsidR="00484368" w:rsidRPr="00D05AF6">
        <w:rPr>
          <w:rFonts w:ascii="Times New Roman" w:hAnsi="Times New Roman" w:cs="Times New Roman"/>
        </w:rPr>
        <w:t xml:space="preserve">uestionnaires </w:t>
      </w:r>
      <w:r w:rsidRPr="00D05AF6">
        <w:rPr>
          <w:rFonts w:ascii="Times New Roman" w:hAnsi="Times New Roman" w:cs="Times New Roman"/>
        </w:rPr>
        <w:t xml:space="preserve">were distributed </w:t>
      </w:r>
      <w:r w:rsidR="00484368" w:rsidRPr="00D05AF6">
        <w:rPr>
          <w:rFonts w:ascii="Times New Roman" w:hAnsi="Times New Roman" w:cs="Times New Roman"/>
        </w:rPr>
        <w:t>to various higher learning institutions with an aim o</w:t>
      </w:r>
      <w:r w:rsidRPr="00D05AF6">
        <w:rPr>
          <w:rFonts w:ascii="Times New Roman" w:hAnsi="Times New Roman" w:cs="Times New Roman"/>
        </w:rPr>
        <w:t>f</w:t>
      </w:r>
      <w:r w:rsidR="00484368" w:rsidRPr="00D05AF6">
        <w:rPr>
          <w:rFonts w:ascii="Times New Roman" w:hAnsi="Times New Roman" w:cs="Times New Roman"/>
        </w:rPr>
        <w:t xml:space="preserve"> concerning their current systems of </w:t>
      </w:r>
      <w:r w:rsidR="0068409F" w:rsidRPr="00D05AF6">
        <w:rPr>
          <w:rFonts w:ascii="Times New Roman" w:hAnsi="Times New Roman" w:cs="Times New Roman"/>
        </w:rPr>
        <w:t xml:space="preserve">operations. </w:t>
      </w:r>
      <w:r w:rsidRPr="00D05AF6">
        <w:rPr>
          <w:rFonts w:ascii="Times New Roman" w:hAnsi="Times New Roman" w:cs="Times New Roman"/>
        </w:rPr>
        <w:t xml:space="preserve">With the questionnaires we </w:t>
      </w:r>
      <w:r w:rsidR="00484368" w:rsidRPr="00D05AF6">
        <w:rPr>
          <w:rFonts w:ascii="Times New Roman" w:hAnsi="Times New Roman" w:cs="Times New Roman"/>
        </w:rPr>
        <w:t>obtain</w:t>
      </w:r>
      <w:r w:rsidRPr="00D05AF6">
        <w:rPr>
          <w:rFonts w:ascii="Times New Roman" w:hAnsi="Times New Roman" w:cs="Times New Roman"/>
        </w:rPr>
        <w:t>ed</w:t>
      </w:r>
      <w:r w:rsidR="00484368" w:rsidRPr="00D05AF6">
        <w:rPr>
          <w:rFonts w:ascii="Times New Roman" w:hAnsi="Times New Roman" w:cs="Times New Roman"/>
        </w:rPr>
        <w:t xml:space="preserve"> different responses about the current laboratory sit</w:t>
      </w:r>
      <w:r w:rsidR="00502273" w:rsidRPr="00D05AF6">
        <w:rPr>
          <w:rFonts w:ascii="Times New Roman" w:hAnsi="Times New Roman" w:cs="Times New Roman"/>
        </w:rPr>
        <w:t xml:space="preserve">uation. </w:t>
      </w:r>
    </w:p>
    <w:p w:rsidR="00510701" w:rsidRPr="00D05AF6" w:rsidRDefault="00510701" w:rsidP="005257F6">
      <w:pPr>
        <w:spacing w:line="360" w:lineRule="auto"/>
        <w:jc w:val="both"/>
        <w:rPr>
          <w:rFonts w:ascii="Times New Roman" w:hAnsi="Times New Roman" w:cs="Times New Roman"/>
        </w:rPr>
      </w:pPr>
      <w:r w:rsidRPr="00D05AF6">
        <w:rPr>
          <w:rFonts w:ascii="Times New Roman" w:hAnsi="Times New Roman" w:cs="Times New Roman"/>
        </w:rPr>
        <w:t xml:space="preserve">A sample of </w:t>
      </w:r>
      <w:r w:rsidR="00520D65" w:rsidRPr="00D05AF6">
        <w:rPr>
          <w:rFonts w:ascii="Times New Roman" w:hAnsi="Times New Roman" w:cs="Times New Roman"/>
        </w:rPr>
        <w:t>questionnaire</w:t>
      </w:r>
      <w:r w:rsidRPr="00D05AF6">
        <w:rPr>
          <w:rFonts w:ascii="Times New Roman" w:hAnsi="Times New Roman" w:cs="Times New Roman"/>
        </w:rPr>
        <w:t xml:space="preserve"> is shown in the appendix.</w:t>
      </w:r>
    </w:p>
    <w:p w:rsidR="00521F4F" w:rsidRPr="00D05AF6" w:rsidRDefault="00521F4F" w:rsidP="005257F6">
      <w:pPr>
        <w:spacing w:line="360" w:lineRule="auto"/>
        <w:jc w:val="both"/>
        <w:rPr>
          <w:ins w:id="583" w:author="MARIE" w:date="2016-10-25T09:55:00Z"/>
          <w:rFonts w:ascii="Times New Roman" w:hAnsi="Times New Roman" w:cs="Times New Roman"/>
        </w:rPr>
      </w:pPr>
    </w:p>
    <w:p w:rsidR="00FD4954" w:rsidRPr="00D05AF6" w:rsidRDefault="00E13F97" w:rsidP="00510701">
      <w:pPr>
        <w:pStyle w:val="Heading1"/>
        <w:rPr>
          <w:rFonts w:ascii="Times New Roman" w:hAnsi="Times New Roman" w:cs="Times New Roman"/>
          <w:sz w:val="24"/>
          <w:szCs w:val="24"/>
          <w:lang w:eastAsia="en-US" w:bidi="ar-SA"/>
          <w:rPrChange w:id="584" w:author="lambor" w:date="2016-11-01T08:26:00Z">
            <w:rPr/>
          </w:rPrChange>
        </w:rPr>
      </w:pPr>
      <w:del w:id="585" w:author="MARIE" w:date="2016-10-25T12:36:00Z">
        <w:r w:rsidRPr="00D05AF6">
          <w:rPr>
            <w:rFonts w:ascii="Times New Roman" w:hAnsi="Times New Roman" w:cs="Times New Roman"/>
            <w:noProof/>
            <w:sz w:val="24"/>
            <w:szCs w:val="24"/>
            <w:lang w:eastAsia="en-US" w:bidi="ar-SA"/>
            <w:rPrChange w:id="586">
              <w:rPr>
                <w:rFonts w:ascii="Liberation Serif" w:hAnsi="Liberation Serif"/>
                <w:b w:val="0"/>
                <w:bCs w:val="0"/>
                <w:noProof/>
                <w:sz w:val="24"/>
                <w:szCs w:val="24"/>
                <w:lang w:eastAsia="en-US" w:bidi="ar-SA"/>
              </w:rPr>
            </w:rPrChange>
          </w:rPr>
          <mc:AlternateContent>
            <mc:Choice Requires="wps">
              <w:drawing>
                <wp:anchor distT="0" distB="0" distL="114300" distR="114300" simplePos="0" relativeHeight="251659264" behindDoc="0" locked="0" layoutInCell="1" allowOverlap="1" wp14:anchorId="0AF5956B" wp14:editId="0A71E5F8">
                  <wp:simplePos x="0" y="0"/>
                  <wp:positionH relativeFrom="column">
                    <wp:posOffset>95250</wp:posOffset>
                  </wp:positionH>
                  <wp:positionV relativeFrom="paragraph">
                    <wp:posOffset>167005</wp:posOffset>
                  </wp:positionV>
                  <wp:extent cx="2820035" cy="241935"/>
                  <wp:effectExtent l="9525" t="5080" r="8890" b="1016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241935"/>
                          </a:xfrm>
                          <a:prstGeom prst="rect">
                            <a:avLst/>
                          </a:prstGeom>
                          <a:solidFill>
                            <a:srgbClr val="FFFFFF"/>
                          </a:solidFill>
                          <a:ln w="9525">
                            <a:solidFill>
                              <a:srgbClr val="000000"/>
                            </a:solidFill>
                            <a:miter lim="800000"/>
                            <a:headEnd/>
                            <a:tailEnd/>
                          </a:ln>
                        </wps:spPr>
                        <wps:txbx>
                          <w:txbxContent>
                            <w:p w:rsidR="00B26A98" w:rsidRDefault="00B26A98">
                              <w:ins w:id="587" w:author="MARIE" w:date="2016-10-25T12:36:00Z">
                                <w:r>
                                  <w:t>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1" type="#_x0000_t202" style="position:absolute;margin-left:7.5pt;margin-top:13.15pt;width:222.05pt;height: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">
                  <v:textbox>
                    <w:txbxContent>
                      <w:p w:rsidR="00B26A98" w:rsidRDefault="00B26A98">
                        <w:ins w:id="588" w:author="MARIE" w:date="2016-10-25T12:36:00Z">
                          <w:r>
                            <w:t>T</w:t>
                          </w:r>
                        </w:ins>
                      </w:p>
                    </w:txbxContent>
                  </v:textbox>
                </v:shape>
              </w:pict>
            </mc:Fallback>
          </mc:AlternateContent>
        </w:r>
      </w:del>
      <w:bookmarkStart w:id="588" w:name="_Toc485111822"/>
      <w:r w:rsidR="00510701" w:rsidRPr="00D05AF6">
        <w:rPr>
          <w:rFonts w:ascii="Times New Roman" w:hAnsi="Times New Roman" w:cs="Times New Roman"/>
          <w:sz w:val="24"/>
          <w:szCs w:val="24"/>
        </w:rPr>
        <w:t xml:space="preserve">3.2.4 </w:t>
      </w:r>
      <w:r w:rsidR="00946B29" w:rsidRPr="00D05AF6">
        <w:rPr>
          <w:rFonts w:ascii="Times New Roman" w:hAnsi="Times New Roman" w:cs="Times New Roman"/>
          <w:sz w:val="24"/>
          <w:szCs w:val="24"/>
          <w:rPrChange w:id="589" w:author="lambor" w:date="2016-11-01T08:26:00Z">
            <w:rPr>
              <w:rFonts w:ascii="Liberation Serif" w:hAnsi="Liberation Serif"/>
              <w:b w:val="0"/>
              <w:bCs w:val="0"/>
              <w:color w:val="0000FF" w:themeColor="hyperlink"/>
              <w:sz w:val="24"/>
              <w:szCs w:val="24"/>
              <w:u w:val="single"/>
            </w:rPr>
          </w:rPrChange>
        </w:rPr>
        <w:t>Forms/ documents examination</w:t>
      </w:r>
      <w:bookmarkEnd w:id="588"/>
    </w:p>
    <w:p w:rsidR="00733E5F" w:rsidRPr="00D05AF6" w:rsidRDefault="00484368" w:rsidP="00733E5F">
      <w:pPr>
        <w:pStyle w:val="TextBody"/>
        <w:spacing w:line="360" w:lineRule="auto"/>
        <w:jc w:val="both"/>
        <w:rPr>
          <w:rFonts w:ascii="Times New Roman" w:hAnsi="Times New Roman" w:cs="Times New Roman"/>
        </w:rPr>
      </w:pPr>
      <w:r w:rsidRPr="00D05AF6">
        <w:rPr>
          <w:rFonts w:ascii="Times New Roman" w:hAnsi="Times New Roman" w:cs="Times New Roman"/>
        </w:rPr>
        <w:t xml:space="preserve">Here the use of forms, documents and reports </w:t>
      </w:r>
      <w:del w:id="590" w:author="MARIE" w:date="2016-10-25T09:56:00Z">
        <w:r w:rsidRPr="00D05AF6" w:rsidDel="00BB67EA">
          <w:rPr>
            <w:rFonts w:ascii="Times New Roman" w:hAnsi="Times New Roman" w:cs="Times New Roman"/>
          </w:rPr>
          <w:delText xml:space="preserve">was used </w:delText>
        </w:r>
      </w:del>
      <w:r w:rsidRPr="00D05AF6">
        <w:rPr>
          <w:rFonts w:ascii="Times New Roman" w:hAnsi="Times New Roman" w:cs="Times New Roman"/>
        </w:rPr>
        <w:t>from various sources including written literature and online materials</w:t>
      </w:r>
      <w:ins w:id="591" w:author="MARIE" w:date="2016-10-25T09:56:00Z">
        <w:r w:rsidR="00BB67EA" w:rsidRPr="00D05AF6">
          <w:rPr>
            <w:rFonts w:ascii="Times New Roman" w:hAnsi="Times New Roman" w:cs="Times New Roman"/>
          </w:rPr>
          <w:t xml:space="preserve"> g</w:t>
        </w:r>
      </w:ins>
      <w:r w:rsidR="004B65BE" w:rsidRPr="00D05AF6">
        <w:rPr>
          <w:rFonts w:ascii="Times New Roman" w:hAnsi="Times New Roman" w:cs="Times New Roman"/>
        </w:rPr>
        <w:t>a</w:t>
      </w:r>
      <w:ins w:id="592" w:author="MARIE" w:date="2016-10-25T09:56:00Z">
        <w:r w:rsidR="00BB67EA" w:rsidRPr="00D05AF6">
          <w:rPr>
            <w:rFonts w:ascii="Times New Roman" w:hAnsi="Times New Roman" w:cs="Times New Roman"/>
          </w:rPr>
          <w:t xml:space="preserve">ve clear </w:t>
        </w:r>
      </w:ins>
      <w:r w:rsidR="003B400D" w:rsidRPr="00D05AF6">
        <w:rPr>
          <w:rFonts w:ascii="Times New Roman" w:hAnsi="Times New Roman" w:cs="Times New Roman"/>
        </w:rPr>
        <w:t>needed information</w:t>
      </w:r>
      <w:r w:rsidRPr="00D05AF6">
        <w:rPr>
          <w:rFonts w:ascii="Times New Roman" w:hAnsi="Times New Roman" w:cs="Times New Roman"/>
        </w:rPr>
        <w:t xml:space="preserve">. </w:t>
      </w:r>
      <w:del w:id="593" w:author="MARIE" w:date="2016-10-25T09:57:00Z">
        <w:r w:rsidRPr="00D05AF6" w:rsidDel="00BB67EA">
          <w:rPr>
            <w:rFonts w:ascii="Times New Roman" w:hAnsi="Times New Roman" w:cs="Times New Roman"/>
          </w:rPr>
          <w:delText>This was done</w:delText>
        </w:r>
      </w:del>
      <w:ins w:id="594" w:author="MARIE" w:date="2016-10-25T09:58:00Z">
        <w:r w:rsidR="00BB67EA" w:rsidRPr="00D05AF6">
          <w:rPr>
            <w:rFonts w:ascii="Times New Roman" w:hAnsi="Times New Roman" w:cs="Times New Roman"/>
          </w:rPr>
          <w:t>T</w:t>
        </w:r>
      </w:ins>
      <w:ins w:id="595" w:author="MARIE" w:date="2016-10-25T09:57:00Z">
        <w:r w:rsidR="00BB67EA" w:rsidRPr="00D05AF6">
          <w:rPr>
            <w:rFonts w:ascii="Times New Roman" w:hAnsi="Times New Roman" w:cs="Times New Roman"/>
          </w:rPr>
          <w:t>his w</w:t>
        </w:r>
      </w:ins>
      <w:r w:rsidR="00520D65" w:rsidRPr="00D05AF6">
        <w:rPr>
          <w:rFonts w:ascii="Times New Roman" w:hAnsi="Times New Roman" w:cs="Times New Roman"/>
        </w:rPr>
        <w:t>as</w:t>
      </w:r>
      <w:ins w:id="596" w:author="MARIE" w:date="2016-10-25T09:57:00Z">
        <w:r w:rsidR="00BB67EA" w:rsidRPr="00D05AF6">
          <w:rPr>
            <w:rFonts w:ascii="Times New Roman" w:hAnsi="Times New Roman" w:cs="Times New Roman"/>
          </w:rPr>
          <w:t xml:space="preserve"> done after</w:t>
        </w:r>
      </w:ins>
      <w:r w:rsidRPr="00D05AF6">
        <w:rPr>
          <w:rFonts w:ascii="Times New Roman" w:hAnsi="Times New Roman" w:cs="Times New Roman"/>
        </w:rPr>
        <w:t xml:space="preserve"> paying attention to the failures of the </w:t>
      </w:r>
      <w:r w:rsidR="000223BC">
        <w:rPr>
          <w:rFonts w:ascii="Times New Roman" w:hAnsi="Times New Roman" w:cs="Times New Roman"/>
        </w:rPr>
        <w:t>traditional</w:t>
      </w:r>
      <w:r w:rsidRPr="00D05AF6">
        <w:rPr>
          <w:rFonts w:ascii="Times New Roman" w:hAnsi="Times New Roman" w:cs="Times New Roman"/>
        </w:rPr>
        <w:t xml:space="preserve"> system in effectively accomplishing the</w:t>
      </w:r>
      <w:ins w:id="597" w:author="lambor" w:date="2016-11-01T08:27:00Z">
        <w:r w:rsidR="00D84A78" w:rsidRPr="00D05AF6">
          <w:rPr>
            <w:rFonts w:ascii="Times New Roman" w:hAnsi="Times New Roman" w:cs="Times New Roman"/>
          </w:rPr>
          <w:t xml:space="preserve"> </w:t>
        </w:r>
      </w:ins>
      <w:del w:id="598" w:author="lambor" w:date="2016-11-01T08:27:00Z">
        <w:r w:rsidRPr="00D05AF6" w:rsidDel="00D84A78">
          <w:rPr>
            <w:rFonts w:ascii="Times New Roman" w:hAnsi="Times New Roman" w:cs="Times New Roman"/>
          </w:rPr>
          <w:delText xml:space="preserve"> </w:delText>
        </w:r>
      </w:del>
      <w:r w:rsidRPr="00D05AF6">
        <w:rPr>
          <w:rFonts w:ascii="Times New Roman" w:hAnsi="Times New Roman" w:cs="Times New Roman"/>
        </w:rPr>
        <w:t>tasks.</w:t>
      </w:r>
      <w:bookmarkStart w:id="599" w:name="_Toc466968688"/>
      <w:bookmarkStart w:id="600" w:name="_Toc466968689"/>
    </w:p>
    <w:p w:rsidR="00733E5F" w:rsidRPr="00D05AF6" w:rsidRDefault="00733E5F">
      <w:pPr>
        <w:widowControl/>
        <w:suppressAutoHyphens w:val="0"/>
        <w:rPr>
          <w:rFonts w:ascii="Times New Roman" w:hAnsi="Times New Roman" w:cs="Times New Roman"/>
        </w:rPr>
      </w:pPr>
      <w:r w:rsidRPr="00D05AF6">
        <w:rPr>
          <w:rFonts w:ascii="Times New Roman" w:hAnsi="Times New Roman" w:cs="Times New Roman"/>
        </w:rPr>
        <w:br w:type="page"/>
      </w:r>
    </w:p>
    <w:p w:rsidR="00DD1825" w:rsidRPr="00D05AF6" w:rsidRDefault="00962D95" w:rsidP="00181A66">
      <w:pPr>
        <w:pStyle w:val="Heading1"/>
        <w:jc w:val="center"/>
        <w:rPr>
          <w:rFonts w:ascii="Times New Roman" w:hAnsi="Times New Roman" w:cs="Times New Roman"/>
        </w:rPr>
      </w:pPr>
      <w:bookmarkStart w:id="601" w:name="_Toc485111823"/>
      <w:r w:rsidRPr="00D05AF6">
        <w:rPr>
          <w:rFonts w:ascii="Times New Roman" w:hAnsi="Times New Roman" w:cs="Times New Roman"/>
        </w:rPr>
        <w:lastRenderedPageBreak/>
        <w:t>CHAPTER 4: SYSTEM</w:t>
      </w:r>
      <w:r w:rsidR="003F299E" w:rsidRPr="00D05AF6">
        <w:rPr>
          <w:rFonts w:ascii="Times New Roman" w:hAnsi="Times New Roman" w:cs="Times New Roman"/>
          <w:sz w:val="48"/>
          <w:szCs w:val="48"/>
        </w:rPr>
        <w:t xml:space="preserve">s </w:t>
      </w:r>
      <w:r w:rsidRPr="00D05AF6">
        <w:rPr>
          <w:rFonts w:ascii="Times New Roman" w:hAnsi="Times New Roman" w:cs="Times New Roman"/>
        </w:rPr>
        <w:t>ANA</w:t>
      </w:r>
      <w:r w:rsidR="005C7429" w:rsidRPr="00D05AF6">
        <w:rPr>
          <w:rFonts w:ascii="Times New Roman" w:hAnsi="Times New Roman" w:cs="Times New Roman"/>
        </w:rPr>
        <w:t>L</w:t>
      </w:r>
      <w:r w:rsidRPr="00D05AF6">
        <w:rPr>
          <w:rFonts w:ascii="Times New Roman" w:hAnsi="Times New Roman" w:cs="Times New Roman"/>
        </w:rPr>
        <w:t>YSIS</w:t>
      </w:r>
      <w:bookmarkEnd w:id="599"/>
      <w:bookmarkEnd w:id="600"/>
      <w:bookmarkEnd w:id="601"/>
    </w:p>
    <w:p w:rsidR="00B32BE6" w:rsidRPr="00D05AF6" w:rsidDel="00874CE3" w:rsidRDefault="00B32BE6" w:rsidP="005257F6">
      <w:pPr>
        <w:spacing w:line="360" w:lineRule="auto"/>
        <w:jc w:val="both"/>
        <w:rPr>
          <w:del w:id="602" w:author="MARIE" w:date="2016-10-25T12:51:00Z"/>
          <w:rFonts w:ascii="Times New Roman" w:hAnsi="Times New Roman" w:cs="Times New Roman"/>
        </w:rPr>
      </w:pPr>
    </w:p>
    <w:p w:rsidR="00874CE3" w:rsidRPr="00D05AF6" w:rsidDel="00D84A78" w:rsidRDefault="00874CE3" w:rsidP="005257F6">
      <w:pPr>
        <w:spacing w:line="360" w:lineRule="auto"/>
        <w:jc w:val="both"/>
        <w:rPr>
          <w:ins w:id="603" w:author="MARIE" w:date="2016-10-25T12:53:00Z"/>
          <w:del w:id="604" w:author="lambor" w:date="2016-11-01T08:27:00Z"/>
          <w:rFonts w:ascii="Times New Roman" w:hAnsi="Times New Roman" w:cs="Times New Roman"/>
        </w:rPr>
      </w:pPr>
    </w:p>
    <w:p w:rsidR="00874CE3" w:rsidRPr="00D05AF6" w:rsidDel="00D84A78" w:rsidRDefault="00874CE3" w:rsidP="005257F6">
      <w:pPr>
        <w:spacing w:line="360" w:lineRule="auto"/>
        <w:jc w:val="both"/>
        <w:rPr>
          <w:ins w:id="605" w:author="MARIE" w:date="2016-10-25T12:53:00Z"/>
          <w:del w:id="606" w:author="lambor" w:date="2016-11-01T08:27:00Z"/>
          <w:rFonts w:ascii="Times New Roman" w:hAnsi="Times New Roman" w:cs="Times New Roman"/>
        </w:rPr>
      </w:pPr>
    </w:p>
    <w:p w:rsidR="00874CE3" w:rsidRPr="00D05AF6" w:rsidDel="00D84A78" w:rsidRDefault="00874CE3" w:rsidP="005257F6">
      <w:pPr>
        <w:spacing w:line="360" w:lineRule="auto"/>
        <w:jc w:val="both"/>
        <w:rPr>
          <w:ins w:id="607" w:author="MARIE" w:date="2016-10-25T12:53:00Z"/>
          <w:del w:id="608" w:author="lambor" w:date="2016-11-01T08:27:00Z"/>
          <w:rFonts w:ascii="Times New Roman" w:hAnsi="Times New Roman" w:cs="Times New Roman"/>
        </w:rPr>
      </w:pPr>
    </w:p>
    <w:p w:rsidR="00874CE3" w:rsidRPr="00D05AF6" w:rsidDel="00D84A78" w:rsidRDefault="00874CE3" w:rsidP="005257F6">
      <w:pPr>
        <w:spacing w:line="360" w:lineRule="auto"/>
        <w:jc w:val="both"/>
        <w:rPr>
          <w:ins w:id="609" w:author="MARIE" w:date="2016-10-25T12:53:00Z"/>
          <w:del w:id="610" w:author="lambor" w:date="2016-11-01T08:27:00Z"/>
          <w:rFonts w:ascii="Times New Roman" w:hAnsi="Times New Roman" w:cs="Times New Roman"/>
        </w:rPr>
      </w:pPr>
    </w:p>
    <w:p w:rsidR="00874CE3" w:rsidRPr="00D05AF6" w:rsidDel="00D84A78" w:rsidRDefault="00874CE3" w:rsidP="005257F6">
      <w:pPr>
        <w:spacing w:line="360" w:lineRule="auto"/>
        <w:jc w:val="both"/>
        <w:rPr>
          <w:ins w:id="611" w:author="MARIE" w:date="2016-10-25T12:53:00Z"/>
          <w:del w:id="612" w:author="lambor" w:date="2016-11-01T08:27:00Z"/>
          <w:rFonts w:ascii="Times New Roman" w:hAnsi="Times New Roman" w:cs="Times New Roman"/>
        </w:rPr>
      </w:pPr>
    </w:p>
    <w:p w:rsidR="00874CE3" w:rsidRPr="00D05AF6" w:rsidDel="00D84A78" w:rsidRDefault="00874CE3" w:rsidP="005257F6">
      <w:pPr>
        <w:spacing w:line="360" w:lineRule="auto"/>
        <w:jc w:val="both"/>
        <w:rPr>
          <w:ins w:id="613" w:author="MARIE" w:date="2016-10-25T12:53:00Z"/>
          <w:del w:id="614" w:author="lambor" w:date="2016-11-01T08:27:00Z"/>
          <w:rFonts w:ascii="Times New Roman" w:hAnsi="Times New Roman" w:cs="Times New Roman"/>
        </w:rPr>
      </w:pPr>
    </w:p>
    <w:p w:rsidR="00874CE3" w:rsidRPr="00D05AF6" w:rsidDel="00D84A78" w:rsidRDefault="00874CE3" w:rsidP="005257F6">
      <w:pPr>
        <w:spacing w:line="360" w:lineRule="auto"/>
        <w:jc w:val="both"/>
        <w:rPr>
          <w:ins w:id="615" w:author="MARIE" w:date="2016-10-25T12:53:00Z"/>
          <w:del w:id="616" w:author="lambor" w:date="2016-11-01T08:27:00Z"/>
          <w:rFonts w:ascii="Times New Roman" w:hAnsi="Times New Roman" w:cs="Times New Roman"/>
        </w:rPr>
      </w:pPr>
    </w:p>
    <w:p w:rsidR="00874CE3" w:rsidRPr="00D05AF6" w:rsidDel="00D84A78" w:rsidRDefault="00874CE3" w:rsidP="005257F6">
      <w:pPr>
        <w:spacing w:line="360" w:lineRule="auto"/>
        <w:jc w:val="both"/>
        <w:rPr>
          <w:ins w:id="617" w:author="MARIE" w:date="2016-10-25T12:53:00Z"/>
          <w:del w:id="618" w:author="lambor" w:date="2016-11-01T08:27:00Z"/>
          <w:rFonts w:ascii="Times New Roman" w:hAnsi="Times New Roman" w:cs="Times New Roman"/>
        </w:rPr>
      </w:pPr>
    </w:p>
    <w:p w:rsidR="00874CE3" w:rsidRPr="00D05AF6" w:rsidDel="00D84A78" w:rsidRDefault="00874CE3" w:rsidP="005257F6">
      <w:pPr>
        <w:spacing w:line="360" w:lineRule="auto"/>
        <w:jc w:val="both"/>
        <w:rPr>
          <w:ins w:id="619" w:author="MARIE" w:date="2016-10-25T12:53:00Z"/>
          <w:del w:id="620" w:author="lambor" w:date="2016-11-01T08:27:00Z"/>
          <w:rFonts w:ascii="Times New Roman" w:hAnsi="Times New Roman" w:cs="Times New Roman"/>
        </w:rPr>
      </w:pPr>
    </w:p>
    <w:p w:rsidR="00874CE3" w:rsidRPr="00D05AF6" w:rsidDel="00D84A78" w:rsidRDefault="00874CE3" w:rsidP="005257F6">
      <w:pPr>
        <w:spacing w:line="360" w:lineRule="auto"/>
        <w:jc w:val="both"/>
        <w:rPr>
          <w:ins w:id="621" w:author="MARIE" w:date="2016-10-25T12:53:00Z"/>
          <w:del w:id="622" w:author="lambor" w:date="2016-11-01T08:27:00Z"/>
          <w:rFonts w:ascii="Times New Roman" w:hAnsi="Times New Roman" w:cs="Times New Roman"/>
        </w:rPr>
      </w:pPr>
    </w:p>
    <w:p w:rsidR="00874CE3" w:rsidRPr="00D05AF6" w:rsidDel="00D84A78" w:rsidRDefault="00874CE3" w:rsidP="005257F6">
      <w:pPr>
        <w:spacing w:line="360" w:lineRule="auto"/>
        <w:jc w:val="both"/>
        <w:rPr>
          <w:ins w:id="623" w:author="MARIE" w:date="2016-10-25T12:53:00Z"/>
          <w:del w:id="624" w:author="lambor" w:date="2016-11-01T08:27:00Z"/>
          <w:rFonts w:ascii="Times New Roman" w:hAnsi="Times New Roman" w:cs="Times New Roman"/>
        </w:rPr>
      </w:pPr>
    </w:p>
    <w:p w:rsidR="00874CE3" w:rsidRPr="00D05AF6" w:rsidDel="00D84A78" w:rsidRDefault="00874CE3" w:rsidP="005257F6">
      <w:pPr>
        <w:spacing w:line="360" w:lineRule="auto"/>
        <w:jc w:val="both"/>
        <w:rPr>
          <w:ins w:id="625" w:author="MARIE" w:date="2016-10-25T12:53:00Z"/>
          <w:del w:id="626" w:author="lambor" w:date="2016-11-01T08:27:00Z"/>
          <w:rFonts w:ascii="Times New Roman" w:hAnsi="Times New Roman" w:cs="Times New Roman"/>
        </w:rPr>
      </w:pPr>
    </w:p>
    <w:p w:rsidR="00874CE3" w:rsidRPr="00D05AF6" w:rsidDel="00D84A78" w:rsidRDefault="00874CE3" w:rsidP="005257F6">
      <w:pPr>
        <w:spacing w:line="360" w:lineRule="auto"/>
        <w:jc w:val="both"/>
        <w:rPr>
          <w:ins w:id="627" w:author="MARIE" w:date="2016-10-25T12:53:00Z"/>
          <w:del w:id="628" w:author="lambor" w:date="2016-11-01T08:27:00Z"/>
          <w:rFonts w:ascii="Times New Roman" w:hAnsi="Times New Roman" w:cs="Times New Roman"/>
        </w:rPr>
      </w:pPr>
    </w:p>
    <w:p w:rsidR="00FD4954" w:rsidRPr="00D05AF6" w:rsidDel="00874CE3" w:rsidRDefault="00FD4954" w:rsidP="005257F6">
      <w:pPr>
        <w:spacing w:line="360" w:lineRule="auto"/>
        <w:jc w:val="both"/>
        <w:rPr>
          <w:del w:id="629" w:author="MARIE" w:date="2016-10-25T12:51:00Z"/>
          <w:rFonts w:ascii="Times New Roman" w:hAnsi="Times New Roman" w:cs="Times New Roman"/>
        </w:rPr>
      </w:pPr>
    </w:p>
    <w:p w:rsidR="00FD4954" w:rsidRPr="00D05AF6" w:rsidDel="00874CE3" w:rsidRDefault="00FD4954" w:rsidP="005257F6">
      <w:pPr>
        <w:spacing w:line="360" w:lineRule="auto"/>
        <w:jc w:val="both"/>
        <w:rPr>
          <w:del w:id="630" w:author="MARIE" w:date="2016-10-25T12:51:00Z"/>
          <w:rFonts w:ascii="Times New Roman" w:hAnsi="Times New Roman" w:cs="Times New Roman"/>
        </w:rPr>
      </w:pPr>
    </w:p>
    <w:p w:rsidR="00FD4954" w:rsidRPr="00D05AF6" w:rsidDel="00874CE3" w:rsidRDefault="00FD4954" w:rsidP="005257F6">
      <w:pPr>
        <w:spacing w:line="360" w:lineRule="auto"/>
        <w:jc w:val="both"/>
        <w:rPr>
          <w:del w:id="631" w:author="MARIE" w:date="2016-10-25T12:51:00Z"/>
          <w:rFonts w:ascii="Times New Roman" w:hAnsi="Times New Roman" w:cs="Times New Roman"/>
        </w:rPr>
      </w:pPr>
    </w:p>
    <w:p w:rsidR="00FD4954" w:rsidRPr="00D05AF6" w:rsidDel="00874CE3" w:rsidRDefault="00FD4954" w:rsidP="005257F6">
      <w:pPr>
        <w:spacing w:line="360" w:lineRule="auto"/>
        <w:jc w:val="both"/>
        <w:rPr>
          <w:del w:id="632" w:author="MARIE" w:date="2016-10-25T12:51:00Z"/>
          <w:rFonts w:ascii="Times New Roman" w:hAnsi="Times New Roman" w:cs="Times New Roman"/>
        </w:rPr>
      </w:pPr>
    </w:p>
    <w:p w:rsidR="00FD4954" w:rsidRPr="00D05AF6" w:rsidDel="00874CE3" w:rsidRDefault="00FD4954" w:rsidP="005257F6">
      <w:pPr>
        <w:spacing w:line="360" w:lineRule="auto"/>
        <w:jc w:val="both"/>
        <w:rPr>
          <w:del w:id="633" w:author="MARIE" w:date="2016-10-25T12:51:00Z"/>
          <w:rFonts w:ascii="Times New Roman" w:hAnsi="Times New Roman" w:cs="Times New Roman"/>
        </w:rPr>
      </w:pPr>
    </w:p>
    <w:p w:rsidR="00FD4954" w:rsidRPr="00D05AF6" w:rsidDel="00874CE3" w:rsidRDefault="00FD4954" w:rsidP="005257F6">
      <w:pPr>
        <w:spacing w:line="360" w:lineRule="auto"/>
        <w:jc w:val="both"/>
        <w:rPr>
          <w:del w:id="634" w:author="MARIE" w:date="2016-10-25T12:51:00Z"/>
          <w:rFonts w:ascii="Times New Roman" w:hAnsi="Times New Roman" w:cs="Times New Roman"/>
        </w:rPr>
      </w:pPr>
    </w:p>
    <w:p w:rsidR="00FD4954" w:rsidRPr="00D05AF6" w:rsidDel="00874CE3" w:rsidRDefault="00FD4954" w:rsidP="005257F6">
      <w:pPr>
        <w:spacing w:line="360" w:lineRule="auto"/>
        <w:jc w:val="both"/>
        <w:rPr>
          <w:del w:id="635" w:author="MARIE" w:date="2016-10-25T12:51:00Z"/>
          <w:rFonts w:ascii="Times New Roman" w:hAnsi="Times New Roman" w:cs="Times New Roman"/>
        </w:rPr>
      </w:pPr>
    </w:p>
    <w:p w:rsidR="00FD4954" w:rsidRPr="00D05AF6" w:rsidDel="00874CE3" w:rsidRDefault="00FD4954" w:rsidP="005257F6">
      <w:pPr>
        <w:spacing w:line="360" w:lineRule="auto"/>
        <w:jc w:val="both"/>
        <w:rPr>
          <w:del w:id="636" w:author="MARIE" w:date="2016-10-25T12:51:00Z"/>
          <w:rFonts w:ascii="Times New Roman" w:hAnsi="Times New Roman" w:cs="Times New Roman"/>
        </w:rPr>
      </w:pPr>
    </w:p>
    <w:p w:rsidR="00FD4954" w:rsidRPr="00D05AF6" w:rsidDel="00874CE3" w:rsidRDefault="00FD4954" w:rsidP="005257F6">
      <w:pPr>
        <w:spacing w:line="360" w:lineRule="auto"/>
        <w:jc w:val="both"/>
        <w:rPr>
          <w:del w:id="637" w:author="MARIE" w:date="2016-10-25T12:51:00Z"/>
          <w:rFonts w:ascii="Times New Roman" w:hAnsi="Times New Roman" w:cs="Times New Roman"/>
        </w:rPr>
      </w:pPr>
    </w:p>
    <w:p w:rsidR="00FD4954" w:rsidRPr="00D05AF6" w:rsidDel="00874CE3" w:rsidRDefault="00FD4954" w:rsidP="005257F6">
      <w:pPr>
        <w:spacing w:line="360" w:lineRule="auto"/>
        <w:jc w:val="both"/>
        <w:rPr>
          <w:del w:id="638" w:author="MARIE" w:date="2016-10-25T12:51:00Z"/>
          <w:rFonts w:ascii="Times New Roman" w:hAnsi="Times New Roman" w:cs="Times New Roman"/>
        </w:rPr>
      </w:pPr>
    </w:p>
    <w:p w:rsidR="00FD4954" w:rsidRPr="00D05AF6" w:rsidDel="00874CE3" w:rsidRDefault="00FD4954" w:rsidP="005257F6">
      <w:pPr>
        <w:spacing w:line="360" w:lineRule="auto"/>
        <w:jc w:val="both"/>
        <w:rPr>
          <w:del w:id="639" w:author="MARIE" w:date="2016-10-25T12:51:00Z"/>
          <w:rFonts w:ascii="Times New Roman" w:hAnsi="Times New Roman" w:cs="Times New Roman"/>
        </w:rPr>
      </w:pPr>
    </w:p>
    <w:p w:rsidR="00FD4954" w:rsidRPr="00D05AF6" w:rsidDel="00874CE3" w:rsidRDefault="00FD4954" w:rsidP="005257F6">
      <w:pPr>
        <w:spacing w:line="360" w:lineRule="auto"/>
        <w:jc w:val="both"/>
        <w:rPr>
          <w:del w:id="640" w:author="MARIE" w:date="2016-10-25T12:51:00Z"/>
          <w:rFonts w:ascii="Times New Roman" w:hAnsi="Times New Roman" w:cs="Times New Roman"/>
        </w:rPr>
      </w:pPr>
    </w:p>
    <w:p w:rsidR="00FD4954" w:rsidRPr="00D05AF6" w:rsidDel="00874CE3" w:rsidRDefault="00FD4954" w:rsidP="005257F6">
      <w:pPr>
        <w:spacing w:line="360" w:lineRule="auto"/>
        <w:jc w:val="both"/>
        <w:rPr>
          <w:del w:id="641" w:author="MARIE" w:date="2016-10-25T12:51:00Z"/>
          <w:rFonts w:ascii="Times New Roman" w:hAnsi="Times New Roman" w:cs="Times New Roman"/>
        </w:rPr>
      </w:pPr>
    </w:p>
    <w:p w:rsidR="00FD4954" w:rsidRPr="00D05AF6" w:rsidDel="00874CE3" w:rsidRDefault="00FD4954" w:rsidP="005257F6">
      <w:pPr>
        <w:spacing w:line="360" w:lineRule="auto"/>
        <w:jc w:val="both"/>
        <w:rPr>
          <w:del w:id="642" w:author="MARIE" w:date="2016-10-25T12:51:00Z"/>
          <w:rFonts w:ascii="Times New Roman" w:hAnsi="Times New Roman" w:cs="Times New Roman"/>
        </w:rPr>
      </w:pPr>
    </w:p>
    <w:p w:rsidR="00FD4954" w:rsidRPr="00D05AF6" w:rsidDel="00874CE3" w:rsidRDefault="00FD4954" w:rsidP="005257F6">
      <w:pPr>
        <w:spacing w:line="360" w:lineRule="auto"/>
        <w:jc w:val="both"/>
        <w:rPr>
          <w:del w:id="643" w:author="MARIE" w:date="2016-10-25T12:51:00Z"/>
          <w:rFonts w:ascii="Times New Roman" w:hAnsi="Times New Roman" w:cs="Times New Roman"/>
        </w:rPr>
      </w:pPr>
    </w:p>
    <w:p w:rsidR="00FD4954" w:rsidRPr="00D05AF6" w:rsidDel="00874CE3" w:rsidRDefault="00FD4954" w:rsidP="005257F6">
      <w:pPr>
        <w:spacing w:line="360" w:lineRule="auto"/>
        <w:jc w:val="both"/>
        <w:rPr>
          <w:del w:id="644" w:author="MARIE" w:date="2016-10-25T12:51:00Z"/>
          <w:rFonts w:ascii="Times New Roman" w:hAnsi="Times New Roman" w:cs="Times New Roman"/>
        </w:rPr>
      </w:pPr>
    </w:p>
    <w:p w:rsidR="00FD4954" w:rsidRPr="00D05AF6" w:rsidDel="00874CE3" w:rsidRDefault="00FD4954" w:rsidP="005257F6">
      <w:pPr>
        <w:spacing w:line="360" w:lineRule="auto"/>
        <w:jc w:val="both"/>
        <w:rPr>
          <w:del w:id="645" w:author="MARIE" w:date="2016-10-25T12:51:00Z"/>
          <w:rFonts w:ascii="Times New Roman" w:hAnsi="Times New Roman" w:cs="Times New Roman"/>
        </w:rPr>
      </w:pPr>
    </w:p>
    <w:p w:rsidR="00FD4954" w:rsidRPr="00D05AF6" w:rsidDel="00874CE3" w:rsidRDefault="00FD4954" w:rsidP="005257F6">
      <w:pPr>
        <w:spacing w:line="360" w:lineRule="auto"/>
        <w:jc w:val="both"/>
        <w:rPr>
          <w:del w:id="646" w:author="MARIE" w:date="2016-10-25T12:51:00Z"/>
          <w:rFonts w:ascii="Times New Roman" w:hAnsi="Times New Roman" w:cs="Times New Roman"/>
        </w:rPr>
      </w:pPr>
    </w:p>
    <w:p w:rsidR="005F098F" w:rsidRPr="00D05AF6" w:rsidRDefault="005F098F" w:rsidP="005257F6">
      <w:pPr>
        <w:pStyle w:val="Standard"/>
        <w:spacing w:line="360" w:lineRule="auto"/>
        <w:jc w:val="both"/>
        <w:rPr>
          <w:rFonts w:ascii="Times New Roman" w:hAnsi="Times New Roman" w:cs="Times New Roman"/>
        </w:rPr>
      </w:pPr>
      <w:bookmarkStart w:id="647" w:name="_Toc448310448"/>
      <w:bookmarkEnd w:id="647"/>
      <w:r w:rsidRPr="00D05AF6">
        <w:rPr>
          <w:rFonts w:ascii="Times New Roman" w:hAnsi="Times New Roman" w:cs="Times New Roman"/>
        </w:rPr>
        <w:t xml:space="preserve">This is the methodological problem solving process which involves breaking apart the parts of the wider system and figuring out how it works in order to achieve a particular goal. </w:t>
      </w:r>
      <w:r w:rsidR="009338E8" w:rsidRPr="00D05AF6">
        <w:rPr>
          <w:rFonts w:ascii="Times New Roman" w:hAnsi="Times New Roman" w:cs="Times New Roman"/>
        </w:rPr>
        <w:t>This helps</w:t>
      </w:r>
      <w:r w:rsidRPr="00D05AF6">
        <w:rPr>
          <w:rFonts w:ascii="Times New Roman" w:hAnsi="Times New Roman" w:cs="Times New Roman"/>
        </w:rPr>
        <w:t xml:space="preserve"> to plan well for the system that is being built and reducing possible errors which may </w:t>
      </w:r>
      <w:r w:rsidR="00484B61" w:rsidRPr="00D05AF6">
        <w:rPr>
          <w:rFonts w:ascii="Times New Roman" w:hAnsi="Times New Roman" w:cs="Times New Roman"/>
        </w:rPr>
        <w:t xml:space="preserve">occur during </w:t>
      </w:r>
      <w:r w:rsidRPr="00D05AF6">
        <w:rPr>
          <w:rFonts w:ascii="Times New Roman" w:hAnsi="Times New Roman" w:cs="Times New Roman"/>
        </w:rPr>
        <w:t>the system development.</w:t>
      </w:r>
    </w:p>
    <w:p w:rsidR="005F098F" w:rsidRPr="00D05AF6" w:rsidRDefault="005F098F" w:rsidP="005257F6">
      <w:pPr>
        <w:pStyle w:val="Standard"/>
        <w:spacing w:line="360" w:lineRule="auto"/>
        <w:jc w:val="both"/>
        <w:rPr>
          <w:rFonts w:ascii="Times New Roman" w:hAnsi="Times New Roman" w:cs="Times New Roman"/>
        </w:rPr>
      </w:pPr>
    </w:p>
    <w:p w:rsidR="0059597F" w:rsidRDefault="00DD1825" w:rsidP="005257F6">
      <w:pPr>
        <w:pStyle w:val="Heading3"/>
        <w:spacing w:line="360" w:lineRule="auto"/>
        <w:jc w:val="both"/>
        <w:rPr>
          <w:rFonts w:ascii="Times New Roman" w:hAnsi="Times New Roman" w:cs="Times New Roman"/>
          <w:color w:val="auto"/>
        </w:rPr>
      </w:pPr>
      <w:bookmarkStart w:id="648" w:name="_Toc466968690"/>
      <w:bookmarkStart w:id="649" w:name="_Toc485111824"/>
      <w:r w:rsidRPr="00D05AF6">
        <w:rPr>
          <w:rFonts w:ascii="Times New Roman" w:hAnsi="Times New Roman" w:cs="Times New Roman"/>
          <w:color w:val="auto"/>
        </w:rPr>
        <w:t>4.1</w:t>
      </w:r>
      <w:r w:rsidR="00946B29" w:rsidRPr="00D05AF6">
        <w:rPr>
          <w:rFonts w:ascii="Times New Roman" w:hAnsi="Times New Roman" w:cs="Times New Roman"/>
          <w:color w:val="auto"/>
          <w:rPrChange w:id="650" w:author="lambor" w:date="2016-11-01T08:27:00Z">
            <w:rPr>
              <w:rFonts w:ascii="Liberation Serif" w:hAnsi="Liberation Serif"/>
              <w:b w:val="0"/>
              <w:bCs w:val="0"/>
              <w:color w:val="0000FF" w:themeColor="hyperlink"/>
              <w:sz w:val="24"/>
              <w:szCs w:val="24"/>
              <w:u w:val="single"/>
            </w:rPr>
          </w:rPrChange>
        </w:rPr>
        <w:t xml:space="preserve"> FEASIBILITY STUDY</w:t>
      </w:r>
      <w:bookmarkEnd w:id="648"/>
      <w:bookmarkEnd w:id="649"/>
    </w:p>
    <w:p w:rsidR="000223BC" w:rsidRPr="00D05AF6" w:rsidRDefault="000223BC" w:rsidP="005257F6">
      <w:pPr>
        <w:pStyle w:val="Heading3"/>
        <w:spacing w:line="360" w:lineRule="auto"/>
        <w:jc w:val="both"/>
        <w:rPr>
          <w:rFonts w:ascii="Times New Roman" w:hAnsi="Times New Roman" w:cs="Times New Roman"/>
          <w:color w:val="auto"/>
        </w:rPr>
      </w:pPr>
    </w:p>
    <w:p w:rsidR="005F098F" w:rsidRPr="00D05AF6" w:rsidRDefault="000223BC" w:rsidP="005257F6">
      <w:pPr>
        <w:spacing w:line="360" w:lineRule="auto"/>
        <w:jc w:val="both"/>
        <w:rPr>
          <w:rFonts w:ascii="Times New Roman" w:hAnsi="Times New Roman" w:cs="Times New Roman"/>
          <w:b/>
          <w:sz w:val="32"/>
          <w:szCs w:val="32"/>
        </w:rPr>
      </w:pPr>
      <w:r>
        <w:rPr>
          <w:rFonts w:ascii="Times New Roman" w:hAnsi="Times New Roman" w:cs="Times New Roman"/>
        </w:rPr>
        <w:t>Types of feasibility study include</w:t>
      </w:r>
      <w:r w:rsidR="005F098F" w:rsidRPr="00D05AF6">
        <w:rPr>
          <w:rFonts w:ascii="Times New Roman" w:hAnsi="Times New Roman" w:cs="Times New Roman"/>
        </w:rPr>
        <w:t>;</w:t>
      </w:r>
      <w:r w:rsidR="005F098F" w:rsidRPr="00D05AF6">
        <w:rPr>
          <w:rFonts w:ascii="Times New Roman" w:hAnsi="Times New Roman" w:cs="Times New Roman"/>
          <w:b/>
          <w:sz w:val="32"/>
          <w:szCs w:val="32"/>
        </w:rPr>
        <w:t xml:space="preserve"> </w:t>
      </w:r>
    </w:p>
    <w:p w:rsidR="005F098F" w:rsidRPr="00D05AF6" w:rsidRDefault="005F098F" w:rsidP="005257F6">
      <w:pPr>
        <w:spacing w:line="360" w:lineRule="auto"/>
        <w:jc w:val="both"/>
        <w:rPr>
          <w:rFonts w:ascii="Times New Roman" w:hAnsi="Times New Roman" w:cs="Times New Roman"/>
          <w:b/>
          <w:sz w:val="32"/>
          <w:szCs w:val="32"/>
        </w:rPr>
      </w:pPr>
      <w:r w:rsidRPr="00D05AF6">
        <w:rPr>
          <w:rFonts w:ascii="Times New Roman" w:hAnsi="Times New Roman" w:cs="Times New Roman"/>
          <w:b/>
          <w:sz w:val="32"/>
          <w:szCs w:val="32"/>
        </w:rPr>
        <w:t>4</w:t>
      </w:r>
      <w:r w:rsidR="00DD1825" w:rsidRPr="00D05AF6">
        <w:rPr>
          <w:rFonts w:ascii="Times New Roman" w:hAnsi="Times New Roman" w:cs="Times New Roman"/>
          <w:b/>
          <w:sz w:val="26"/>
          <w:szCs w:val="26"/>
        </w:rPr>
        <w:t>.1.1</w:t>
      </w:r>
      <w:r w:rsidRPr="00D05AF6">
        <w:rPr>
          <w:rFonts w:ascii="Times New Roman" w:hAnsi="Times New Roman" w:cs="Times New Roman"/>
          <w:b/>
          <w:sz w:val="26"/>
          <w:szCs w:val="26"/>
        </w:rPr>
        <w:t xml:space="preserve"> Operational Feasibility</w:t>
      </w:r>
    </w:p>
    <w:p w:rsidR="005F098F" w:rsidRPr="00D05AF6" w:rsidRDefault="005F098F" w:rsidP="005257F6">
      <w:pPr>
        <w:spacing w:line="360" w:lineRule="auto"/>
        <w:jc w:val="both"/>
        <w:rPr>
          <w:rFonts w:ascii="Times New Roman" w:hAnsi="Times New Roman" w:cs="Times New Roman"/>
        </w:rPr>
      </w:pPr>
      <w:r w:rsidRPr="00D05AF6">
        <w:rPr>
          <w:rFonts w:ascii="Times New Roman" w:hAnsi="Times New Roman" w:cs="Times New Roman"/>
        </w:rPr>
        <w:t>Operational feasibility was performed to determine whet</w:t>
      </w:r>
      <w:r w:rsidR="00484B61" w:rsidRPr="00D05AF6">
        <w:rPr>
          <w:rFonts w:ascii="Times New Roman" w:hAnsi="Times New Roman" w:cs="Times New Roman"/>
        </w:rPr>
        <w:t xml:space="preserve">her the operations of the web-based laboratory </w:t>
      </w:r>
      <w:r w:rsidRPr="00D05AF6">
        <w:rPr>
          <w:rFonts w:ascii="Times New Roman" w:hAnsi="Times New Roman" w:cs="Times New Roman"/>
        </w:rPr>
        <w:t>system will be acceptable to the users and if the intended users will be well trained and experienced to work with the system efficiently or there is need to recruit the existing users and employ new instructors. It is determined that there are computer literate personnel who needed only to be introduced and guided on how to use the system so as to be able to navigate through it.</w:t>
      </w:r>
    </w:p>
    <w:p w:rsidR="005F098F" w:rsidRPr="00D05AF6" w:rsidRDefault="005F098F" w:rsidP="005257F6">
      <w:pPr>
        <w:spacing w:line="360" w:lineRule="auto"/>
        <w:jc w:val="both"/>
        <w:rPr>
          <w:rFonts w:ascii="Times New Roman" w:hAnsi="Times New Roman" w:cs="Times New Roman"/>
        </w:rPr>
      </w:pPr>
      <w:r w:rsidRPr="00D05AF6">
        <w:rPr>
          <w:rFonts w:ascii="Times New Roman" w:hAnsi="Times New Roman" w:cs="Times New Roman"/>
        </w:rPr>
        <w:t>The official instructors and students fully support the project, as there will be improvement in lab learning. The implementation of functional requirements and non-functional requirements of the system ensured better easy learning was achieved.</w:t>
      </w:r>
    </w:p>
    <w:p w:rsidR="005F098F" w:rsidRPr="00D05AF6" w:rsidRDefault="005F098F" w:rsidP="005257F6">
      <w:pPr>
        <w:jc w:val="both"/>
        <w:rPr>
          <w:rFonts w:ascii="Times New Roman" w:hAnsi="Times New Roman" w:cs="Times New Roman"/>
          <w:b/>
          <w:sz w:val="26"/>
          <w:szCs w:val="26"/>
        </w:rPr>
      </w:pPr>
    </w:p>
    <w:p w:rsidR="005F098F" w:rsidRPr="00D05AF6" w:rsidRDefault="00DD1825" w:rsidP="005257F6">
      <w:pPr>
        <w:spacing w:line="360" w:lineRule="auto"/>
        <w:jc w:val="both"/>
        <w:rPr>
          <w:rFonts w:ascii="Times New Roman" w:hAnsi="Times New Roman" w:cs="Times New Roman"/>
          <w:b/>
          <w:sz w:val="26"/>
          <w:szCs w:val="26"/>
        </w:rPr>
      </w:pPr>
      <w:r w:rsidRPr="00D05AF6">
        <w:rPr>
          <w:rFonts w:ascii="Times New Roman" w:hAnsi="Times New Roman" w:cs="Times New Roman"/>
          <w:b/>
          <w:sz w:val="26"/>
          <w:szCs w:val="26"/>
        </w:rPr>
        <w:t>4.1.</w:t>
      </w:r>
      <w:r w:rsidR="005F098F" w:rsidRPr="00D05AF6">
        <w:rPr>
          <w:rFonts w:ascii="Times New Roman" w:hAnsi="Times New Roman" w:cs="Times New Roman"/>
          <w:b/>
          <w:sz w:val="26"/>
          <w:szCs w:val="26"/>
        </w:rPr>
        <w:t>2 Technical Feasibility</w:t>
      </w:r>
    </w:p>
    <w:p w:rsidR="005F098F"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r w:rsidR="005F098F" w:rsidRPr="00D05AF6">
        <w:rPr>
          <w:rFonts w:ascii="Times New Roman" w:hAnsi="Times New Roman" w:cs="Times New Roman"/>
        </w:rPr>
        <w:t xml:space="preserve">The study was carried out to determine whether the university has reliable hardware, software </w:t>
      </w:r>
      <w:r w:rsidR="000223BC" w:rsidRPr="00D05AF6">
        <w:rPr>
          <w:rFonts w:ascii="Times New Roman" w:hAnsi="Times New Roman" w:cs="Times New Roman"/>
        </w:rPr>
        <w:t xml:space="preserve">and </w:t>
      </w:r>
      <w:r w:rsidR="000223BC">
        <w:rPr>
          <w:rFonts w:ascii="Times New Roman" w:hAnsi="Times New Roman" w:cs="Times New Roman"/>
        </w:rPr>
        <w:t>technical</w:t>
      </w:r>
      <w:r w:rsidR="005F098F" w:rsidRPr="00D05AF6">
        <w:rPr>
          <w:rFonts w:ascii="Times New Roman" w:hAnsi="Times New Roman" w:cs="Times New Roman"/>
        </w:rPr>
        <w:t xml:space="preserve"> resources needed to assist in the development and implementation of the system. </w:t>
      </w:r>
      <w:r w:rsidR="000223BC" w:rsidRPr="00D05AF6">
        <w:rPr>
          <w:rFonts w:ascii="Times New Roman" w:hAnsi="Times New Roman" w:cs="Times New Roman"/>
        </w:rPr>
        <w:t xml:space="preserve">The </w:t>
      </w:r>
      <w:r w:rsidR="000223BC">
        <w:rPr>
          <w:rFonts w:ascii="Times New Roman" w:hAnsi="Times New Roman" w:cs="Times New Roman"/>
        </w:rPr>
        <w:t>university</w:t>
      </w:r>
      <w:r w:rsidR="005F098F" w:rsidRPr="00D05AF6">
        <w:rPr>
          <w:rFonts w:ascii="Times New Roman" w:hAnsi="Times New Roman" w:cs="Times New Roman"/>
        </w:rPr>
        <w:t xml:space="preserve"> has more than one computer that meets the required specifications and </w:t>
      </w:r>
      <w:r w:rsidR="001C514E" w:rsidRPr="00D05AF6">
        <w:rPr>
          <w:rFonts w:ascii="Times New Roman" w:hAnsi="Times New Roman" w:cs="Times New Roman"/>
        </w:rPr>
        <w:t>is</w:t>
      </w:r>
      <w:r w:rsidR="005F098F" w:rsidRPr="00D05AF6">
        <w:rPr>
          <w:rFonts w:ascii="Times New Roman" w:hAnsi="Times New Roman" w:cs="Times New Roman"/>
        </w:rPr>
        <w:t xml:space="preserve"> running on w</w:t>
      </w:r>
      <w:r w:rsidR="000223BC">
        <w:rPr>
          <w:rFonts w:ascii="Times New Roman" w:hAnsi="Times New Roman" w:cs="Times New Roman"/>
        </w:rPr>
        <w:t>indows</w:t>
      </w:r>
      <w:r w:rsidR="005F098F" w:rsidRPr="00D05AF6">
        <w:rPr>
          <w:rFonts w:ascii="Times New Roman" w:hAnsi="Times New Roman" w:cs="Times New Roman"/>
        </w:rPr>
        <w:t xml:space="preserve"> platform. The university will procure more computers and printers before the completion of the project.</w:t>
      </w:r>
    </w:p>
    <w:p w:rsidR="005F098F" w:rsidRPr="00D05AF6" w:rsidRDefault="000C3365" w:rsidP="005257F6">
      <w:pPr>
        <w:jc w:val="both"/>
        <w:rPr>
          <w:rFonts w:ascii="Times New Roman" w:hAnsi="Times New Roman" w:cs="Times New Roman"/>
        </w:rPr>
      </w:pPr>
      <w:r>
        <w:rPr>
          <w:rFonts w:ascii="Times New Roman" w:hAnsi="Times New Roman" w:cs="Times New Roman"/>
        </w:rPr>
        <w:t xml:space="preserve"> </w:t>
      </w:r>
    </w:p>
    <w:p w:rsidR="005F098F" w:rsidRPr="00D05AF6" w:rsidRDefault="00DD1825" w:rsidP="005257F6">
      <w:pPr>
        <w:spacing w:line="360" w:lineRule="auto"/>
        <w:jc w:val="both"/>
        <w:rPr>
          <w:rFonts w:ascii="Times New Roman" w:hAnsi="Times New Roman" w:cs="Times New Roman"/>
          <w:b/>
          <w:sz w:val="26"/>
          <w:szCs w:val="26"/>
        </w:rPr>
      </w:pPr>
      <w:r w:rsidRPr="00D05AF6">
        <w:rPr>
          <w:rFonts w:ascii="Times New Roman" w:hAnsi="Times New Roman" w:cs="Times New Roman"/>
          <w:b/>
          <w:sz w:val="26"/>
          <w:szCs w:val="26"/>
        </w:rPr>
        <w:t>4</w:t>
      </w:r>
      <w:r w:rsidR="000C3365">
        <w:rPr>
          <w:rFonts w:ascii="Times New Roman" w:hAnsi="Times New Roman" w:cs="Times New Roman"/>
          <w:b/>
          <w:sz w:val="26"/>
          <w:szCs w:val="26"/>
        </w:rPr>
        <w:t xml:space="preserve"> </w:t>
      </w:r>
      <w:r w:rsidRPr="00D05AF6">
        <w:rPr>
          <w:rFonts w:ascii="Times New Roman" w:hAnsi="Times New Roman" w:cs="Times New Roman"/>
          <w:b/>
          <w:sz w:val="26"/>
          <w:szCs w:val="26"/>
        </w:rPr>
        <w:t>.</w:t>
      </w:r>
      <w:r w:rsidR="005F098F" w:rsidRPr="00D05AF6">
        <w:rPr>
          <w:rFonts w:ascii="Times New Roman" w:hAnsi="Times New Roman" w:cs="Times New Roman"/>
          <w:b/>
          <w:sz w:val="26"/>
          <w:szCs w:val="26"/>
        </w:rPr>
        <w:t>1.3 Economic Feasibility</w:t>
      </w:r>
    </w:p>
    <w:p w:rsidR="005F098F" w:rsidRPr="00D05AF6" w:rsidRDefault="000C3365" w:rsidP="008A439F">
      <w:pPr>
        <w:spacing w:line="360" w:lineRule="auto"/>
        <w:jc w:val="both"/>
        <w:rPr>
          <w:rFonts w:ascii="Times New Roman" w:hAnsi="Times New Roman" w:cs="Times New Roman"/>
        </w:rPr>
      </w:pPr>
      <w:r>
        <w:rPr>
          <w:rFonts w:ascii="Times New Roman" w:hAnsi="Times New Roman" w:cs="Times New Roman"/>
        </w:rPr>
        <w:t xml:space="preserve"> </w:t>
      </w:r>
      <w:r w:rsidR="005F098F" w:rsidRPr="00D05AF6">
        <w:rPr>
          <w:rFonts w:ascii="Times New Roman" w:hAnsi="Times New Roman" w:cs="Times New Roman"/>
        </w:rPr>
        <w:t xml:space="preserve">The economic feasibility was carried to determine the cost of developing, operating and </w:t>
      </w:r>
      <w:r w:rsidR="00B817E5" w:rsidRPr="00D05AF6">
        <w:rPr>
          <w:rFonts w:ascii="Times New Roman" w:hAnsi="Times New Roman" w:cs="Times New Roman"/>
        </w:rPr>
        <w:t xml:space="preserve">maintaining </w:t>
      </w:r>
      <w:r w:rsidR="00B817E5">
        <w:rPr>
          <w:rFonts w:ascii="Times New Roman" w:hAnsi="Times New Roman" w:cs="Times New Roman"/>
        </w:rPr>
        <w:t>the new s</w:t>
      </w:r>
      <w:r w:rsidR="005F098F" w:rsidRPr="00D05AF6">
        <w:rPr>
          <w:rFonts w:ascii="Times New Roman" w:hAnsi="Times New Roman" w:cs="Times New Roman"/>
        </w:rPr>
        <w:t xml:space="preserve">ystem and its economic viability in relation to return on investment and service delivery. </w:t>
      </w:r>
      <w:r>
        <w:rPr>
          <w:rFonts w:ascii="Times New Roman" w:hAnsi="Times New Roman" w:cs="Times New Roman"/>
        </w:rPr>
        <w:t xml:space="preserve"> </w:t>
      </w:r>
      <w:r w:rsidR="005F098F" w:rsidRPr="00D05AF6">
        <w:rPr>
          <w:rFonts w:ascii="Times New Roman" w:hAnsi="Times New Roman" w:cs="Times New Roman"/>
        </w:rPr>
        <w:t xml:space="preserve">It is proposed that the </w:t>
      </w:r>
      <w:r w:rsidR="00484B61" w:rsidRPr="00D05AF6">
        <w:rPr>
          <w:rFonts w:ascii="Times New Roman" w:hAnsi="Times New Roman" w:cs="Times New Roman"/>
        </w:rPr>
        <w:t xml:space="preserve">Web-Based Laboratory </w:t>
      </w:r>
      <w:r w:rsidR="00E8662A" w:rsidRPr="00D05AF6">
        <w:rPr>
          <w:rFonts w:ascii="Times New Roman" w:hAnsi="Times New Roman" w:cs="Times New Roman"/>
        </w:rPr>
        <w:t>System was</w:t>
      </w:r>
      <w:r w:rsidR="005F098F" w:rsidRPr="00D05AF6">
        <w:rPr>
          <w:rFonts w:ascii="Times New Roman" w:hAnsi="Times New Roman" w:cs="Times New Roman"/>
        </w:rPr>
        <w:t xml:space="preserve"> feasible because the university has enough financial resources to support the implementation of the new system and learning </w:t>
      </w:r>
      <w:proofErr w:type="gramStart"/>
      <w:r w:rsidR="005F098F" w:rsidRPr="00D05AF6">
        <w:rPr>
          <w:rFonts w:ascii="Times New Roman" w:hAnsi="Times New Roman" w:cs="Times New Roman"/>
        </w:rPr>
        <w:t xml:space="preserve">would </w:t>
      </w:r>
      <w:r>
        <w:rPr>
          <w:rFonts w:ascii="Times New Roman" w:hAnsi="Times New Roman" w:cs="Times New Roman"/>
        </w:rPr>
        <w:t xml:space="preserve"> </w:t>
      </w:r>
      <w:r w:rsidR="005F098F" w:rsidRPr="00D05AF6">
        <w:rPr>
          <w:rFonts w:ascii="Times New Roman" w:hAnsi="Times New Roman" w:cs="Times New Roman"/>
        </w:rPr>
        <w:t>greatly</w:t>
      </w:r>
      <w:proofErr w:type="gramEnd"/>
      <w:r w:rsidR="005F098F" w:rsidRPr="00D05AF6">
        <w:rPr>
          <w:rFonts w:ascii="Times New Roman" w:hAnsi="Times New Roman" w:cs="Times New Roman"/>
        </w:rPr>
        <w:t xml:space="preserve"> improve with introduction of a supplementary lab</w:t>
      </w:r>
      <w:r w:rsidR="00B817E5">
        <w:rPr>
          <w:rFonts w:ascii="Times New Roman" w:hAnsi="Times New Roman" w:cs="Times New Roman"/>
        </w:rPr>
        <w:t>oratory</w:t>
      </w:r>
      <w:r w:rsidR="005F098F" w:rsidRPr="00D05AF6">
        <w:rPr>
          <w:rFonts w:ascii="Times New Roman" w:hAnsi="Times New Roman" w:cs="Times New Roman"/>
        </w:rPr>
        <w:t xml:space="preserve"> that is well equipped hence the system is economically feasible.</w:t>
      </w:r>
    </w:p>
    <w:p w:rsidR="005F098F" w:rsidRPr="00D05AF6" w:rsidRDefault="000C3365" w:rsidP="00A87397">
      <w:pPr>
        <w:pStyle w:val="Heading1"/>
        <w:rPr>
          <w:rFonts w:ascii="Times New Roman" w:hAnsi="Times New Roman" w:cs="Times New Roman"/>
          <w:sz w:val="32"/>
          <w:szCs w:val="32"/>
        </w:rPr>
      </w:pPr>
      <w:bookmarkStart w:id="651" w:name="_Toc466968691"/>
      <w:bookmarkStart w:id="652" w:name="_Toc485111825"/>
      <w:r>
        <w:rPr>
          <w:rFonts w:ascii="Times New Roman" w:hAnsi="Times New Roman" w:cs="Times New Roman"/>
          <w:sz w:val="32"/>
          <w:szCs w:val="32"/>
        </w:rPr>
        <w:lastRenderedPageBreak/>
        <w:t xml:space="preserve"> </w:t>
      </w:r>
      <w:r w:rsidR="00A87397" w:rsidRPr="00D05AF6">
        <w:rPr>
          <w:rFonts w:ascii="Times New Roman" w:hAnsi="Times New Roman" w:cs="Times New Roman"/>
          <w:sz w:val="32"/>
          <w:szCs w:val="32"/>
        </w:rPr>
        <w:t>4.2 REQUIREMENTS ANALYSIS</w:t>
      </w:r>
      <w:bookmarkEnd w:id="651"/>
      <w:bookmarkEnd w:id="652"/>
    </w:p>
    <w:p w:rsidR="005F098F" w:rsidRPr="00D05AF6" w:rsidRDefault="000C3365" w:rsidP="008A439F">
      <w:pPr>
        <w:widowControl/>
        <w:suppressAutoHyphens w:val="0"/>
        <w:autoSpaceDE w:val="0"/>
        <w:autoSpaceDN w:val="0"/>
        <w:adjustRightInd w:val="0"/>
        <w:spacing w:line="360" w:lineRule="auto"/>
        <w:jc w:val="both"/>
        <w:rPr>
          <w:rFonts w:ascii="Times New Roman" w:hAnsi="Times New Roman" w:cs="Times New Roman"/>
          <w:color w:val="auto"/>
          <w:lang w:bidi="ar-SA"/>
        </w:rPr>
      </w:pPr>
      <w:r>
        <w:rPr>
          <w:rFonts w:ascii="Times New Roman" w:hAnsi="Times New Roman" w:cs="Times New Roman"/>
        </w:rPr>
        <w:t xml:space="preserve"> </w:t>
      </w:r>
      <w:r w:rsidR="008A439F" w:rsidRPr="00D05AF6">
        <w:rPr>
          <w:rFonts w:ascii="Times New Roman" w:hAnsi="Times New Roman" w:cs="Times New Roman"/>
        </w:rPr>
        <w:t>This process will be</w:t>
      </w:r>
      <w:r w:rsidR="005F098F" w:rsidRPr="00D05AF6">
        <w:rPr>
          <w:rFonts w:ascii="Times New Roman" w:hAnsi="Times New Roman" w:cs="Times New Roman"/>
        </w:rPr>
        <w:t xml:space="preserve"> conducted to determine the</w:t>
      </w:r>
      <w:r w:rsidR="00367CB2" w:rsidRPr="00D05AF6">
        <w:rPr>
          <w:rFonts w:ascii="Times New Roman" w:hAnsi="Times New Roman" w:cs="Times New Roman"/>
        </w:rPr>
        <w:t xml:space="preserve"> user</w:t>
      </w:r>
      <w:r w:rsidR="005F098F" w:rsidRPr="00D05AF6">
        <w:rPr>
          <w:rFonts w:ascii="Times New Roman" w:hAnsi="Times New Roman" w:cs="Times New Roman"/>
        </w:rPr>
        <w:t xml:space="preserve"> expectations of the users of the </w:t>
      </w:r>
      <w:r w:rsidR="00F24CCF" w:rsidRPr="00D05AF6">
        <w:rPr>
          <w:rFonts w:ascii="Times New Roman" w:hAnsi="Times New Roman" w:cs="Times New Roman"/>
        </w:rPr>
        <w:t xml:space="preserve">proposed </w:t>
      </w:r>
      <w:r w:rsidR="00F24CCF">
        <w:rPr>
          <w:rFonts w:ascii="Times New Roman" w:hAnsi="Times New Roman" w:cs="Times New Roman"/>
        </w:rPr>
        <w:t>system</w:t>
      </w:r>
      <w:r w:rsidR="005F098F" w:rsidRPr="00D05AF6">
        <w:rPr>
          <w:rFonts w:ascii="Times New Roman" w:hAnsi="Times New Roman" w:cs="Times New Roman"/>
        </w:rPr>
        <w:t>.</w:t>
      </w:r>
      <w:r w:rsidR="00367CB2" w:rsidRPr="00D05AF6">
        <w:rPr>
          <w:rFonts w:ascii="Times New Roman" w:hAnsi="Times New Roman" w:cs="Times New Roman"/>
        </w:rPr>
        <w:t xml:space="preserve"> First</w:t>
      </w:r>
      <w:r w:rsidR="00367CB2" w:rsidRPr="00D05AF6">
        <w:rPr>
          <w:rFonts w:ascii="Times New Roman" w:hAnsi="Times New Roman" w:cs="Times New Roman"/>
          <w:color w:val="auto"/>
          <w:lang w:bidi="ar-SA"/>
        </w:rPr>
        <w:t xml:space="preserve"> the two main stakeholders in the </w:t>
      </w:r>
      <w:r w:rsidR="008A439F" w:rsidRPr="00D05AF6">
        <w:rPr>
          <w:rFonts w:ascii="Times New Roman" w:hAnsi="Times New Roman" w:cs="Times New Roman"/>
          <w:color w:val="auto"/>
          <w:lang w:bidi="ar-SA"/>
        </w:rPr>
        <w:t>system are</w:t>
      </w:r>
      <w:r w:rsidR="00367CB2" w:rsidRPr="00D05AF6">
        <w:rPr>
          <w:rFonts w:ascii="Times New Roman" w:hAnsi="Times New Roman" w:cs="Times New Roman"/>
          <w:color w:val="auto"/>
          <w:lang w:bidi="ar-SA"/>
        </w:rPr>
        <w:t xml:space="preserve"> identified. Secondly, the requirements from user are gathered. Thirdly, functional and non-functional requirements are identified from the users’</w:t>
      </w:r>
      <w:r w:rsidR="001D0B8E" w:rsidRPr="00D05AF6">
        <w:rPr>
          <w:rFonts w:ascii="Times New Roman" w:hAnsi="Times New Roman" w:cs="Times New Roman"/>
          <w:color w:val="auto"/>
          <w:lang w:bidi="ar-SA"/>
        </w:rPr>
        <w:t xml:space="preserve"> </w:t>
      </w:r>
      <w:r w:rsidR="00367CB2" w:rsidRPr="00D05AF6">
        <w:rPr>
          <w:rFonts w:ascii="Times New Roman" w:hAnsi="Times New Roman" w:cs="Times New Roman"/>
          <w:color w:val="auto"/>
          <w:lang w:bidi="ar-SA"/>
        </w:rPr>
        <w:t>requirement. Finally, the technologies</w:t>
      </w:r>
      <w:r w:rsidR="001D0B8E" w:rsidRPr="00D05AF6">
        <w:rPr>
          <w:rFonts w:ascii="Times New Roman" w:hAnsi="Times New Roman" w:cs="Times New Roman"/>
          <w:color w:val="auto"/>
          <w:lang w:bidi="ar-SA"/>
        </w:rPr>
        <w:t xml:space="preserve"> </w:t>
      </w:r>
      <w:r w:rsidR="00367CB2" w:rsidRPr="00D05AF6">
        <w:rPr>
          <w:rFonts w:ascii="Times New Roman" w:hAnsi="Times New Roman" w:cs="Times New Roman"/>
          <w:color w:val="auto"/>
          <w:lang w:bidi="ar-SA"/>
        </w:rPr>
        <w:t>used are analyzed in detail.</w:t>
      </w:r>
      <w:r w:rsidR="00367CB2" w:rsidRPr="00D05AF6">
        <w:rPr>
          <w:rFonts w:ascii="Times New Roman" w:hAnsi="Times New Roman" w:cs="Times New Roman"/>
        </w:rPr>
        <w:t xml:space="preserve"> </w:t>
      </w:r>
    </w:p>
    <w:p w:rsidR="005F098F" w:rsidRPr="00D05AF6" w:rsidRDefault="000C3365" w:rsidP="005257F6">
      <w:pPr>
        <w:pStyle w:val="Standard"/>
        <w:spacing w:line="360" w:lineRule="auto"/>
        <w:jc w:val="both"/>
        <w:rPr>
          <w:rFonts w:ascii="Times New Roman" w:hAnsi="Times New Roman" w:cs="Times New Roman"/>
        </w:rPr>
      </w:pPr>
      <w:r>
        <w:rPr>
          <w:rFonts w:ascii="Times New Roman" w:hAnsi="Times New Roman" w:cs="Times New Roman"/>
        </w:rPr>
        <w:t xml:space="preserve"> </w:t>
      </w:r>
    </w:p>
    <w:p w:rsidR="001D0B8E" w:rsidRPr="00D05AF6" w:rsidRDefault="00510701" w:rsidP="00510701">
      <w:pPr>
        <w:pStyle w:val="Heading1"/>
        <w:rPr>
          <w:rFonts w:ascii="Times New Roman" w:hAnsi="Times New Roman" w:cs="Times New Roman"/>
          <w:sz w:val="24"/>
          <w:szCs w:val="24"/>
        </w:rPr>
      </w:pPr>
      <w:bookmarkStart w:id="653" w:name="_Toc485111826"/>
      <w:proofErr w:type="gramStart"/>
      <w:r w:rsidRPr="00D05AF6">
        <w:rPr>
          <w:rFonts w:ascii="Times New Roman" w:hAnsi="Times New Roman" w:cs="Times New Roman"/>
          <w:sz w:val="24"/>
          <w:szCs w:val="24"/>
        </w:rPr>
        <w:t>4</w:t>
      </w:r>
      <w:r w:rsidR="000C3365">
        <w:rPr>
          <w:rFonts w:ascii="Times New Roman" w:hAnsi="Times New Roman" w:cs="Times New Roman"/>
          <w:sz w:val="24"/>
          <w:szCs w:val="24"/>
        </w:rPr>
        <w:t xml:space="preserve"> </w:t>
      </w:r>
      <w:r w:rsidRPr="00D05AF6">
        <w:rPr>
          <w:rFonts w:ascii="Times New Roman" w:hAnsi="Times New Roman" w:cs="Times New Roman"/>
          <w:sz w:val="24"/>
          <w:szCs w:val="24"/>
        </w:rPr>
        <w:t>.2.</w:t>
      </w:r>
      <w:r w:rsidR="001D0B8E" w:rsidRPr="00D05AF6">
        <w:rPr>
          <w:rFonts w:ascii="Times New Roman" w:hAnsi="Times New Roman" w:cs="Times New Roman"/>
          <w:sz w:val="24"/>
          <w:szCs w:val="24"/>
        </w:rPr>
        <w:t>1.</w:t>
      </w:r>
      <w:proofErr w:type="gramEnd"/>
      <w:r w:rsidR="001D0B8E" w:rsidRPr="00D05AF6">
        <w:rPr>
          <w:rFonts w:ascii="Times New Roman" w:hAnsi="Times New Roman" w:cs="Times New Roman"/>
          <w:sz w:val="24"/>
          <w:szCs w:val="24"/>
        </w:rPr>
        <w:t xml:space="preserve"> System Stake holders</w:t>
      </w:r>
      <w:bookmarkEnd w:id="653"/>
    </w:p>
    <w:p w:rsidR="001D0B8E" w:rsidRPr="00D05AF6" w:rsidRDefault="000C3365"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Pr>
          <w:rFonts w:ascii="Times New Roman" w:hAnsi="Times New Roman" w:cs="Times New Roman"/>
          <w:color w:val="auto"/>
          <w:lang w:bidi="ar-SA"/>
        </w:rPr>
        <w:t xml:space="preserve"> </w:t>
      </w:r>
      <w:r w:rsidR="001D0B8E" w:rsidRPr="00D05AF6">
        <w:rPr>
          <w:rFonts w:ascii="Times New Roman" w:hAnsi="Times New Roman" w:cs="Times New Roman"/>
          <w:color w:val="auto"/>
          <w:lang w:bidi="ar-SA"/>
        </w:rPr>
        <w:t xml:space="preserve">Two stakeholders are modeled in this system. Typically, a web system will divide the user into administration user and general user. Therefore, in this system, </w:t>
      </w:r>
      <w:r w:rsidR="009B620C" w:rsidRPr="00D05AF6">
        <w:rPr>
          <w:rFonts w:ascii="Times New Roman" w:hAnsi="Times New Roman" w:cs="Times New Roman"/>
          <w:color w:val="auto"/>
          <w:lang w:bidi="ar-SA"/>
        </w:rPr>
        <w:t>administration is</w:t>
      </w:r>
      <w:r w:rsidR="001D0B8E" w:rsidRPr="00D05AF6">
        <w:rPr>
          <w:rFonts w:ascii="Times New Roman" w:hAnsi="Times New Roman" w:cs="Times New Roman"/>
          <w:color w:val="auto"/>
          <w:lang w:bidi="ar-SA"/>
        </w:rPr>
        <w:t xml:space="preserve"> done by the tutors while the students are the general users. For example, a chemistry teacher can have right to manage the content viewed by students taking chemistry </w:t>
      </w:r>
    </w:p>
    <w:p w:rsidR="008A439F" w:rsidRPr="00D05AF6" w:rsidRDefault="000C3365" w:rsidP="0059597F">
      <w:pPr>
        <w:pStyle w:val="Heading1"/>
        <w:rPr>
          <w:rFonts w:ascii="Times New Roman" w:hAnsi="Times New Roman" w:cs="Times New Roman"/>
          <w:sz w:val="24"/>
          <w:szCs w:val="24"/>
        </w:rPr>
      </w:pPr>
      <w:r>
        <w:rPr>
          <w:rFonts w:ascii="Times New Roman" w:hAnsi="Times New Roman" w:cs="Times New Roman"/>
          <w:sz w:val="24"/>
          <w:szCs w:val="24"/>
        </w:rPr>
        <w:t xml:space="preserve"> </w:t>
      </w:r>
    </w:p>
    <w:p w:rsidR="005F098F" w:rsidRPr="00D05AF6" w:rsidRDefault="00510701" w:rsidP="00510701">
      <w:pPr>
        <w:pStyle w:val="Heading1"/>
        <w:rPr>
          <w:rFonts w:ascii="Times New Roman" w:hAnsi="Times New Roman" w:cs="Times New Roman"/>
          <w:sz w:val="24"/>
          <w:szCs w:val="24"/>
        </w:rPr>
      </w:pPr>
      <w:bookmarkStart w:id="654" w:name="_Toc485111827"/>
      <w:proofErr w:type="gramStart"/>
      <w:r w:rsidRPr="00D05AF6">
        <w:rPr>
          <w:rFonts w:ascii="Times New Roman" w:hAnsi="Times New Roman" w:cs="Times New Roman"/>
          <w:sz w:val="24"/>
          <w:szCs w:val="24"/>
        </w:rPr>
        <w:t>4</w:t>
      </w:r>
      <w:r w:rsidR="000C3365">
        <w:rPr>
          <w:rFonts w:ascii="Times New Roman" w:hAnsi="Times New Roman" w:cs="Times New Roman"/>
          <w:sz w:val="24"/>
          <w:szCs w:val="24"/>
        </w:rPr>
        <w:t xml:space="preserve"> </w:t>
      </w:r>
      <w:r w:rsidRPr="00D05AF6">
        <w:rPr>
          <w:rFonts w:ascii="Times New Roman" w:hAnsi="Times New Roman" w:cs="Times New Roman"/>
          <w:sz w:val="24"/>
          <w:szCs w:val="24"/>
        </w:rPr>
        <w:t>.2.</w:t>
      </w:r>
      <w:r w:rsidR="005F098F" w:rsidRPr="00D05AF6">
        <w:rPr>
          <w:rFonts w:ascii="Times New Roman" w:hAnsi="Times New Roman" w:cs="Times New Roman"/>
          <w:sz w:val="24"/>
          <w:szCs w:val="24"/>
        </w:rPr>
        <w:t>2.</w:t>
      </w:r>
      <w:proofErr w:type="gramEnd"/>
      <w:r w:rsidR="005F098F" w:rsidRPr="00D05AF6">
        <w:rPr>
          <w:rFonts w:ascii="Times New Roman" w:hAnsi="Times New Roman" w:cs="Times New Roman"/>
          <w:sz w:val="24"/>
          <w:szCs w:val="24"/>
        </w:rPr>
        <w:t xml:space="preserve"> User requirements</w:t>
      </w:r>
      <w:bookmarkEnd w:id="654"/>
    </w:p>
    <w:p w:rsidR="005F098F" w:rsidRPr="00D05AF6" w:rsidRDefault="000C3365" w:rsidP="005257F6">
      <w:pPr>
        <w:pStyle w:val="Standard"/>
        <w:spacing w:line="360" w:lineRule="auto"/>
        <w:jc w:val="both"/>
        <w:rPr>
          <w:rFonts w:ascii="Times New Roman" w:hAnsi="Times New Roman" w:cs="Times New Roman"/>
        </w:rPr>
      </w:pPr>
      <w:r>
        <w:rPr>
          <w:rFonts w:ascii="Times New Roman" w:hAnsi="Times New Roman" w:cs="Times New Roman"/>
        </w:rPr>
        <w:t xml:space="preserve"> </w:t>
      </w:r>
      <w:r w:rsidR="008A439F" w:rsidRPr="00D05AF6">
        <w:rPr>
          <w:rFonts w:ascii="Times New Roman" w:hAnsi="Times New Roman" w:cs="Times New Roman"/>
        </w:rPr>
        <w:t>This system will be used by</w:t>
      </w:r>
      <w:r w:rsidR="005F098F" w:rsidRPr="00D05AF6">
        <w:rPr>
          <w:rFonts w:ascii="Times New Roman" w:hAnsi="Times New Roman" w:cs="Times New Roman"/>
        </w:rPr>
        <w:t xml:space="preserve"> people like students and tutors of various aspects in the field of scien</w:t>
      </w:r>
      <w:r w:rsidR="008A439F" w:rsidRPr="00D05AF6">
        <w:rPr>
          <w:rFonts w:ascii="Times New Roman" w:hAnsi="Times New Roman" w:cs="Times New Roman"/>
        </w:rPr>
        <w:t>ce where they shall be able to view various practical</w:t>
      </w:r>
      <w:r w:rsidR="005F098F" w:rsidRPr="00D05AF6">
        <w:rPr>
          <w:rFonts w:ascii="Times New Roman" w:hAnsi="Times New Roman" w:cs="Times New Roman"/>
        </w:rPr>
        <w:t xml:space="preserve">. Students will be able </w:t>
      </w:r>
      <w:r w:rsidR="008A439F" w:rsidRPr="00D05AF6">
        <w:rPr>
          <w:rFonts w:ascii="Times New Roman" w:hAnsi="Times New Roman" w:cs="Times New Roman"/>
        </w:rPr>
        <w:t>to have access to this system at any</w:t>
      </w:r>
      <w:r w:rsidR="005F098F" w:rsidRPr="00D05AF6">
        <w:rPr>
          <w:rFonts w:ascii="Times New Roman" w:hAnsi="Times New Roman" w:cs="Times New Roman"/>
        </w:rPr>
        <w:t xml:space="preserve"> time</w:t>
      </w:r>
      <w:r w:rsidR="008A439F" w:rsidRPr="00D05AF6">
        <w:rPr>
          <w:rFonts w:ascii="Times New Roman" w:hAnsi="Times New Roman" w:cs="Times New Roman"/>
        </w:rPr>
        <w:t xml:space="preserve">. </w:t>
      </w:r>
      <w:r w:rsidR="005F098F" w:rsidRPr="00D05AF6">
        <w:rPr>
          <w:rFonts w:ascii="Times New Roman" w:hAnsi="Times New Roman" w:cs="Times New Roman"/>
        </w:rPr>
        <w:t>Here the new system will be expected by users to be effective, give fast results and be reliable.</w:t>
      </w:r>
    </w:p>
    <w:p w:rsidR="005F098F" w:rsidRPr="00D05AF6" w:rsidRDefault="000C3365" w:rsidP="005257F6">
      <w:pPr>
        <w:pStyle w:val="Standard"/>
        <w:spacing w:line="360" w:lineRule="auto"/>
        <w:jc w:val="both"/>
        <w:rPr>
          <w:rFonts w:ascii="Times New Roman" w:hAnsi="Times New Roman" w:cs="Times New Roman"/>
          <w:b/>
        </w:rPr>
      </w:pPr>
      <w:r>
        <w:rPr>
          <w:rFonts w:ascii="Times New Roman" w:hAnsi="Times New Roman" w:cs="Times New Roman"/>
          <w:b/>
        </w:rPr>
        <w:t xml:space="preserve"> </w:t>
      </w:r>
    </w:p>
    <w:p w:rsidR="005F098F" w:rsidRPr="00D05AF6" w:rsidRDefault="00510701" w:rsidP="00510701">
      <w:pPr>
        <w:pStyle w:val="Heading1"/>
        <w:rPr>
          <w:rFonts w:ascii="Times New Roman" w:hAnsi="Times New Roman" w:cs="Times New Roman"/>
          <w:sz w:val="24"/>
          <w:szCs w:val="24"/>
        </w:rPr>
      </w:pPr>
      <w:bookmarkStart w:id="655" w:name="_Toc485111828"/>
      <w:r w:rsidRPr="00D05AF6">
        <w:rPr>
          <w:rFonts w:ascii="Times New Roman" w:hAnsi="Times New Roman" w:cs="Times New Roman"/>
          <w:sz w:val="24"/>
          <w:szCs w:val="24"/>
        </w:rPr>
        <w:t>4.2.</w:t>
      </w:r>
      <w:r w:rsidR="008A7E5B" w:rsidRPr="00D05AF6">
        <w:rPr>
          <w:rFonts w:ascii="Times New Roman" w:hAnsi="Times New Roman" w:cs="Times New Roman"/>
          <w:sz w:val="24"/>
          <w:szCs w:val="24"/>
        </w:rPr>
        <w:t>3. Functional</w:t>
      </w:r>
      <w:r w:rsidR="005F098F" w:rsidRPr="00D05AF6">
        <w:rPr>
          <w:rFonts w:ascii="Times New Roman" w:hAnsi="Times New Roman" w:cs="Times New Roman"/>
          <w:sz w:val="24"/>
          <w:szCs w:val="24"/>
        </w:rPr>
        <w:t xml:space="preserve"> requirements</w:t>
      </w:r>
      <w:bookmarkEnd w:id="655"/>
    </w:p>
    <w:p w:rsidR="005F098F" w:rsidRPr="00D05AF6" w:rsidRDefault="005F098F" w:rsidP="005257F6">
      <w:pPr>
        <w:pStyle w:val="Standard"/>
        <w:numPr>
          <w:ilvl w:val="0"/>
          <w:numId w:val="14"/>
        </w:numPr>
        <w:spacing w:line="360" w:lineRule="auto"/>
        <w:jc w:val="both"/>
        <w:rPr>
          <w:rFonts w:ascii="Times New Roman" w:hAnsi="Times New Roman" w:cs="Times New Roman"/>
        </w:rPr>
      </w:pPr>
      <w:r w:rsidRPr="00D05AF6">
        <w:rPr>
          <w:rFonts w:ascii="Times New Roman" w:hAnsi="Times New Roman" w:cs="Times New Roman"/>
        </w:rPr>
        <w:t xml:space="preserve">The students will be able to access the new system without </w:t>
      </w:r>
      <w:r w:rsidR="008A7E5B" w:rsidRPr="00D05AF6">
        <w:rPr>
          <w:rFonts w:ascii="Times New Roman" w:hAnsi="Times New Roman" w:cs="Times New Roman"/>
        </w:rPr>
        <w:t>using any</w:t>
      </w:r>
      <w:r w:rsidRPr="00D05AF6">
        <w:rPr>
          <w:rFonts w:ascii="Times New Roman" w:hAnsi="Times New Roman" w:cs="Times New Roman"/>
        </w:rPr>
        <w:t xml:space="preserve"> verification details unlike the tutors who will have </w:t>
      </w:r>
      <w:r w:rsidR="00645BC2" w:rsidRPr="00D05AF6">
        <w:rPr>
          <w:rFonts w:ascii="Times New Roman" w:hAnsi="Times New Roman" w:cs="Times New Roman"/>
        </w:rPr>
        <w:t>different roles over the system like keeping the system up to date.</w:t>
      </w:r>
    </w:p>
    <w:p w:rsidR="005F098F" w:rsidRPr="00D05AF6" w:rsidRDefault="005F098F" w:rsidP="005257F6">
      <w:pPr>
        <w:pStyle w:val="Standard"/>
        <w:numPr>
          <w:ilvl w:val="0"/>
          <w:numId w:val="14"/>
        </w:numPr>
        <w:spacing w:line="360" w:lineRule="auto"/>
        <w:jc w:val="both"/>
        <w:rPr>
          <w:rFonts w:ascii="Times New Roman" w:hAnsi="Times New Roman" w:cs="Times New Roman"/>
        </w:rPr>
      </w:pPr>
      <w:r w:rsidRPr="00D05AF6">
        <w:rPr>
          <w:rFonts w:ascii="Times New Roman" w:hAnsi="Times New Roman" w:cs="Times New Roman"/>
        </w:rPr>
        <w:t>The administrators will be able to maintain the system in its normal running by editing and ad</w:t>
      </w:r>
      <w:r w:rsidR="000C3365">
        <w:rPr>
          <w:rFonts w:ascii="Times New Roman" w:hAnsi="Times New Roman" w:cs="Times New Roman"/>
        </w:rPr>
        <w:t xml:space="preserve"> </w:t>
      </w:r>
      <w:r w:rsidRPr="00D05AF6">
        <w:rPr>
          <w:rFonts w:ascii="Times New Roman" w:hAnsi="Times New Roman" w:cs="Times New Roman"/>
        </w:rPr>
        <w:t>ding any updates.</w:t>
      </w:r>
    </w:p>
    <w:p w:rsidR="00C764BF" w:rsidRPr="00D05AF6" w:rsidRDefault="00C764BF" w:rsidP="00C764BF">
      <w:pPr>
        <w:pStyle w:val="Standard"/>
        <w:numPr>
          <w:ilvl w:val="0"/>
          <w:numId w:val="14"/>
        </w:numPr>
        <w:spacing w:line="360" w:lineRule="auto"/>
        <w:jc w:val="both"/>
        <w:rPr>
          <w:rFonts w:ascii="Times New Roman" w:hAnsi="Times New Roman" w:cs="Times New Roman"/>
        </w:rPr>
      </w:pPr>
      <w:r w:rsidRPr="00D05AF6">
        <w:rPr>
          <w:rFonts w:ascii="Times New Roman" w:hAnsi="Times New Roman" w:cs="Times New Roman"/>
        </w:rPr>
        <w:t>New vide</w:t>
      </w:r>
      <w:r w:rsidR="00DE7DEC" w:rsidRPr="00D05AF6">
        <w:rPr>
          <w:rFonts w:ascii="Times New Roman" w:hAnsi="Times New Roman" w:cs="Times New Roman"/>
        </w:rPr>
        <w:t>os can be uploaded by the tutor.</w:t>
      </w:r>
    </w:p>
    <w:p w:rsidR="005F098F" w:rsidRPr="00D05AF6" w:rsidRDefault="00C764BF" w:rsidP="00DE7DEC">
      <w:pPr>
        <w:pStyle w:val="Standard"/>
        <w:numPr>
          <w:ilvl w:val="0"/>
          <w:numId w:val="14"/>
        </w:numPr>
        <w:spacing w:line="360" w:lineRule="auto"/>
        <w:jc w:val="both"/>
        <w:rPr>
          <w:rFonts w:ascii="Times New Roman" w:hAnsi="Times New Roman" w:cs="Times New Roman"/>
        </w:rPr>
      </w:pPr>
      <w:r w:rsidRPr="00D05AF6">
        <w:rPr>
          <w:rFonts w:ascii="Times New Roman" w:hAnsi="Times New Roman" w:cs="Times New Roman"/>
        </w:rPr>
        <w:t>The system should provide some of the resources offline while periodically offering option of f</w:t>
      </w:r>
      <w:r w:rsidR="00DE7DEC" w:rsidRPr="00D05AF6">
        <w:rPr>
          <w:rFonts w:ascii="Times New Roman" w:hAnsi="Times New Roman" w:cs="Times New Roman"/>
        </w:rPr>
        <w:t>urther research in the internet.</w:t>
      </w:r>
    </w:p>
    <w:p w:rsidR="005F098F" w:rsidRPr="00D05AF6" w:rsidRDefault="00510701" w:rsidP="00510701">
      <w:pPr>
        <w:pStyle w:val="Heading1"/>
        <w:rPr>
          <w:rFonts w:ascii="Times New Roman" w:hAnsi="Times New Roman" w:cs="Times New Roman"/>
          <w:sz w:val="24"/>
          <w:szCs w:val="24"/>
        </w:rPr>
      </w:pPr>
      <w:bookmarkStart w:id="656" w:name="_Toc485111829"/>
      <w:r w:rsidRPr="00D05AF6">
        <w:rPr>
          <w:rFonts w:ascii="Times New Roman" w:hAnsi="Times New Roman" w:cs="Times New Roman"/>
          <w:sz w:val="24"/>
          <w:szCs w:val="24"/>
        </w:rPr>
        <w:t>4.2.</w:t>
      </w:r>
      <w:r w:rsidR="007F6BDE" w:rsidRPr="00D05AF6">
        <w:rPr>
          <w:rFonts w:ascii="Times New Roman" w:hAnsi="Times New Roman" w:cs="Times New Roman"/>
          <w:sz w:val="24"/>
          <w:szCs w:val="24"/>
        </w:rPr>
        <w:t>4. Non</w:t>
      </w:r>
      <w:r w:rsidR="005F098F" w:rsidRPr="00D05AF6">
        <w:rPr>
          <w:rFonts w:ascii="Times New Roman" w:hAnsi="Times New Roman" w:cs="Times New Roman"/>
          <w:sz w:val="24"/>
          <w:szCs w:val="24"/>
        </w:rPr>
        <w:t>-functional requirements</w:t>
      </w:r>
      <w:bookmarkEnd w:id="656"/>
    </w:p>
    <w:p w:rsidR="006A0D5E" w:rsidRPr="00D05AF6" w:rsidRDefault="006A0D5E" w:rsidP="005257F6">
      <w:pPr>
        <w:pStyle w:val="Standard"/>
        <w:spacing w:line="360" w:lineRule="auto"/>
        <w:jc w:val="both"/>
        <w:rPr>
          <w:rFonts w:ascii="Times New Roman" w:hAnsi="Times New Roman" w:cs="Times New Roman"/>
        </w:rPr>
      </w:pPr>
      <w:r w:rsidRPr="00D05AF6">
        <w:rPr>
          <w:rFonts w:ascii="Times New Roman" w:hAnsi="Times New Roman" w:cs="Times New Roman"/>
        </w:rPr>
        <w:t>They include;</w:t>
      </w:r>
    </w:p>
    <w:p w:rsidR="006A0D5E" w:rsidRPr="00D05AF6" w:rsidRDefault="000C3365" w:rsidP="005257F6">
      <w:pPr>
        <w:pStyle w:val="Standard"/>
        <w:numPr>
          <w:ilvl w:val="0"/>
          <w:numId w:val="16"/>
        </w:numPr>
        <w:spacing w:line="360" w:lineRule="auto"/>
        <w:jc w:val="both"/>
        <w:rPr>
          <w:rFonts w:ascii="Times New Roman" w:hAnsi="Times New Roman" w:cs="Times New Roman"/>
          <w:b/>
        </w:rPr>
      </w:pPr>
      <w:r>
        <w:rPr>
          <w:rFonts w:ascii="Times New Roman" w:hAnsi="Times New Roman" w:cs="Times New Roman"/>
          <w:b/>
        </w:rPr>
        <w:t xml:space="preserve"> </w:t>
      </w:r>
      <w:r w:rsidR="006D65C0" w:rsidRPr="00D05AF6">
        <w:rPr>
          <w:rFonts w:ascii="Times New Roman" w:hAnsi="Times New Roman" w:cs="Times New Roman"/>
          <w:b/>
        </w:rPr>
        <w:t>performance requirements</w:t>
      </w:r>
    </w:p>
    <w:p w:rsidR="00367CB2" w:rsidRPr="00D05AF6" w:rsidRDefault="000C3365" w:rsidP="00367CB2">
      <w:pPr>
        <w:widowControl/>
        <w:suppressAutoHyphens w:val="0"/>
        <w:autoSpaceDE w:val="0"/>
        <w:autoSpaceDN w:val="0"/>
        <w:adjustRightInd w:val="0"/>
        <w:jc w:val="both"/>
        <w:rPr>
          <w:rFonts w:ascii="Times New Roman" w:hAnsi="Times New Roman" w:cs="Times New Roman"/>
          <w:color w:val="auto"/>
          <w:lang w:bidi="ar-SA"/>
        </w:rPr>
      </w:pPr>
      <w:r>
        <w:rPr>
          <w:rFonts w:ascii="Times New Roman" w:hAnsi="Times New Roman" w:cs="Times New Roman"/>
          <w:color w:val="auto"/>
          <w:lang w:bidi="ar-SA"/>
        </w:rPr>
        <w:t xml:space="preserve"> </w:t>
      </w:r>
      <w:r w:rsidR="00367CB2" w:rsidRPr="00D05AF6">
        <w:rPr>
          <w:rFonts w:ascii="Times New Roman" w:hAnsi="Times New Roman" w:cs="Times New Roman"/>
          <w:color w:val="auto"/>
          <w:lang w:bidi="ar-SA"/>
        </w:rPr>
        <w:t>Processing Time: The task processing time taken should be within 5 seconds. Since the tasks processing unit can be various, the processing time is different. A progress bar will be shown for the document processing.</w:t>
      </w:r>
    </w:p>
    <w:p w:rsidR="00D571B1" w:rsidRPr="00D05AF6" w:rsidRDefault="000C3365" w:rsidP="00D571B1">
      <w:pPr>
        <w:widowControl/>
        <w:suppressAutoHyphens w:val="0"/>
        <w:autoSpaceDE w:val="0"/>
        <w:autoSpaceDN w:val="0"/>
        <w:adjustRightInd w:val="0"/>
        <w:jc w:val="both"/>
        <w:rPr>
          <w:rFonts w:ascii="Times New Roman" w:hAnsi="Times New Roman" w:cs="Times New Roman"/>
          <w:color w:val="auto"/>
          <w:lang w:bidi="ar-SA"/>
        </w:rPr>
      </w:pPr>
      <w:r>
        <w:rPr>
          <w:rFonts w:ascii="Times New Roman" w:hAnsi="Times New Roman" w:cs="Times New Roman"/>
          <w:color w:val="auto"/>
          <w:lang w:bidi="ar-SA"/>
        </w:rPr>
        <w:lastRenderedPageBreak/>
        <w:t xml:space="preserve"> </w:t>
      </w:r>
      <w:r w:rsidR="00367CB2" w:rsidRPr="00D05AF6">
        <w:rPr>
          <w:rFonts w:ascii="Times New Roman" w:hAnsi="Times New Roman" w:cs="Times New Roman"/>
          <w:color w:val="auto"/>
          <w:lang w:bidi="ar-SA"/>
        </w:rPr>
        <w:t>Response time: This system need a much quicker response time than typical web application. As simulation of traditional web processor is required, user needs an instant response like offline system</w:t>
      </w:r>
    </w:p>
    <w:p w:rsidR="00D571B1" w:rsidRPr="00D05AF6" w:rsidRDefault="000C3365" w:rsidP="00D571B1">
      <w:pPr>
        <w:widowControl/>
        <w:suppressAutoHyphens w:val="0"/>
        <w:autoSpaceDE w:val="0"/>
        <w:autoSpaceDN w:val="0"/>
        <w:adjustRightInd w:val="0"/>
        <w:jc w:val="both"/>
        <w:rPr>
          <w:rFonts w:ascii="Times New Roman" w:hAnsi="Times New Roman" w:cs="Times New Roman"/>
          <w:color w:val="auto"/>
          <w:lang w:bidi="ar-SA"/>
        </w:rPr>
      </w:pPr>
      <w:r>
        <w:rPr>
          <w:rFonts w:ascii="Times New Roman" w:hAnsi="Times New Roman" w:cs="Times New Roman"/>
          <w:color w:val="auto"/>
          <w:lang w:bidi="ar-SA"/>
        </w:rPr>
        <w:t xml:space="preserve"> </w:t>
      </w:r>
    </w:p>
    <w:p w:rsidR="00D571B1" w:rsidRPr="00D05AF6" w:rsidRDefault="000C3365" w:rsidP="00C764BF">
      <w:pPr>
        <w:pStyle w:val="Standard"/>
        <w:numPr>
          <w:ilvl w:val="0"/>
          <w:numId w:val="16"/>
        </w:numPr>
        <w:spacing w:line="360" w:lineRule="auto"/>
        <w:jc w:val="both"/>
        <w:rPr>
          <w:rFonts w:ascii="Times New Roman" w:hAnsi="Times New Roman" w:cs="Times New Roman"/>
          <w:b/>
        </w:rPr>
      </w:pPr>
      <w:r>
        <w:rPr>
          <w:rFonts w:ascii="Times New Roman" w:hAnsi="Times New Roman" w:cs="Times New Roman"/>
          <w:b/>
        </w:rPr>
        <w:t xml:space="preserve"> </w:t>
      </w:r>
      <w:r w:rsidR="00D571B1" w:rsidRPr="00D05AF6">
        <w:rPr>
          <w:rFonts w:ascii="Times New Roman" w:hAnsi="Times New Roman" w:cs="Times New Roman"/>
          <w:b/>
        </w:rPr>
        <w:t>Usability</w:t>
      </w:r>
    </w:p>
    <w:p w:rsidR="00D571B1" w:rsidRPr="00D05AF6" w:rsidRDefault="00D571B1" w:rsidP="00D571B1">
      <w:pPr>
        <w:autoSpaceDE w:val="0"/>
        <w:autoSpaceDN w:val="0"/>
        <w:adjustRightInd w:val="0"/>
        <w:jc w:val="both"/>
        <w:rPr>
          <w:rFonts w:ascii="Times New Roman" w:hAnsi="Times New Roman" w:cs="Times New Roman"/>
          <w:color w:val="auto"/>
        </w:rPr>
      </w:pPr>
      <w:r w:rsidRPr="00D05AF6">
        <w:rPr>
          <w:rFonts w:ascii="Times New Roman" w:hAnsi="Times New Roman" w:cs="Times New Roman"/>
          <w:color w:val="auto"/>
          <w:lang w:bidi="ar-SA"/>
        </w:rPr>
        <w:t>Usability is a crucial point in the system. As most users don’t have experience of system like</w:t>
      </w:r>
      <w:r w:rsidRPr="00D05AF6">
        <w:rPr>
          <w:rFonts w:ascii="Times New Roman" w:hAnsi="Times New Roman" w:cs="Times New Roman"/>
          <w:color w:val="auto"/>
        </w:rPr>
        <w:t xml:space="preserve"> this, users are expecting to use a system that has graphical user interface and guides one through it</w:t>
      </w:r>
    </w:p>
    <w:p w:rsidR="00D571B1" w:rsidRPr="00D05AF6" w:rsidRDefault="000C3365" w:rsidP="00D571B1">
      <w:pPr>
        <w:pStyle w:val="Standard"/>
        <w:spacing w:line="360" w:lineRule="auto"/>
        <w:jc w:val="both"/>
        <w:rPr>
          <w:rFonts w:ascii="Times New Roman" w:hAnsi="Times New Roman" w:cs="Times New Roman"/>
        </w:rPr>
      </w:pPr>
      <w:r>
        <w:rPr>
          <w:rFonts w:ascii="Times New Roman" w:hAnsi="Times New Roman" w:cs="Times New Roman"/>
        </w:rPr>
        <w:t xml:space="preserve"> </w:t>
      </w:r>
    </w:p>
    <w:p w:rsidR="00C764BF" w:rsidRPr="00D05AF6" w:rsidRDefault="000C3365" w:rsidP="00C764BF">
      <w:pPr>
        <w:pStyle w:val="Standard"/>
        <w:numPr>
          <w:ilvl w:val="0"/>
          <w:numId w:val="16"/>
        </w:numPr>
        <w:spacing w:line="360" w:lineRule="auto"/>
        <w:jc w:val="both"/>
        <w:rPr>
          <w:rFonts w:ascii="Times New Roman" w:hAnsi="Times New Roman" w:cs="Times New Roman"/>
          <w:b/>
        </w:rPr>
      </w:pPr>
      <w:r>
        <w:rPr>
          <w:rFonts w:ascii="Times New Roman" w:hAnsi="Times New Roman" w:cs="Times New Roman"/>
          <w:b/>
        </w:rPr>
        <w:t xml:space="preserve"> </w:t>
      </w:r>
      <w:r w:rsidR="006A0D5E" w:rsidRPr="00D05AF6">
        <w:rPr>
          <w:rFonts w:ascii="Times New Roman" w:hAnsi="Times New Roman" w:cs="Times New Roman"/>
          <w:b/>
        </w:rPr>
        <w:t xml:space="preserve">Portability </w:t>
      </w:r>
    </w:p>
    <w:p w:rsidR="00D571B1" w:rsidRPr="00D05AF6" w:rsidRDefault="00C764BF" w:rsidP="00C764BF">
      <w:pPr>
        <w:widowControl/>
        <w:suppressAutoHyphens w:val="0"/>
        <w:autoSpaceDE w:val="0"/>
        <w:autoSpaceDN w:val="0"/>
        <w:adjustRightInd w:val="0"/>
        <w:jc w:val="both"/>
        <w:rPr>
          <w:rFonts w:ascii="Times New Roman" w:hAnsi="Times New Roman" w:cs="Times New Roman"/>
          <w:color w:val="auto"/>
          <w:sz w:val="21"/>
          <w:szCs w:val="21"/>
          <w:lang w:bidi="ar-SA"/>
        </w:rPr>
      </w:pPr>
      <w:r w:rsidRPr="00D05AF6">
        <w:rPr>
          <w:rFonts w:ascii="Times New Roman" w:hAnsi="Times New Roman" w:cs="Times New Roman"/>
          <w:color w:val="auto"/>
          <w:lang w:bidi="ar-SA"/>
        </w:rPr>
        <w:t>The system needs to be portable on all major platforms. This system should not be restricted by any specific technology such as database, web server, and operating system. There should always be alternative environment</w:t>
      </w:r>
      <w:r w:rsidRPr="00D05AF6">
        <w:rPr>
          <w:rFonts w:ascii="Times New Roman" w:hAnsi="Times New Roman" w:cs="Times New Roman"/>
          <w:color w:val="auto"/>
          <w:sz w:val="21"/>
          <w:szCs w:val="21"/>
          <w:lang w:bidi="ar-SA"/>
        </w:rPr>
        <w:t>.</w:t>
      </w:r>
    </w:p>
    <w:p w:rsidR="00DE7DEC" w:rsidRPr="00D05AF6" w:rsidRDefault="000C3365" w:rsidP="00C764BF">
      <w:pPr>
        <w:widowControl/>
        <w:suppressAutoHyphens w:val="0"/>
        <w:autoSpaceDE w:val="0"/>
        <w:autoSpaceDN w:val="0"/>
        <w:adjustRightInd w:val="0"/>
        <w:jc w:val="both"/>
        <w:rPr>
          <w:rFonts w:ascii="Times New Roman" w:hAnsi="Times New Roman" w:cs="Times New Roman"/>
          <w:color w:val="auto"/>
          <w:sz w:val="21"/>
          <w:szCs w:val="21"/>
          <w:lang w:bidi="ar-SA"/>
        </w:rPr>
      </w:pPr>
      <w:r>
        <w:rPr>
          <w:rFonts w:ascii="Times New Roman" w:hAnsi="Times New Roman" w:cs="Times New Roman"/>
          <w:color w:val="auto"/>
          <w:sz w:val="21"/>
          <w:szCs w:val="21"/>
          <w:lang w:bidi="ar-SA"/>
        </w:rPr>
        <w:t xml:space="preserve"> </w:t>
      </w:r>
    </w:p>
    <w:p w:rsidR="005F098F" w:rsidRPr="00D05AF6" w:rsidRDefault="000C3365" w:rsidP="005257F6">
      <w:pPr>
        <w:pStyle w:val="ListParagraph"/>
        <w:numPr>
          <w:ilvl w:val="0"/>
          <w:numId w:val="1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A0D5E" w:rsidRPr="00D05AF6">
        <w:rPr>
          <w:rFonts w:ascii="Times New Roman" w:hAnsi="Times New Roman" w:cs="Times New Roman"/>
          <w:b/>
          <w:sz w:val="24"/>
          <w:szCs w:val="24"/>
        </w:rPr>
        <w:t xml:space="preserve">Security </w:t>
      </w:r>
    </w:p>
    <w:p w:rsidR="005F098F"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r w:rsidR="00D05F5C" w:rsidRPr="00D05AF6">
        <w:rPr>
          <w:rFonts w:ascii="Times New Roman" w:hAnsi="Times New Roman" w:cs="Times New Roman"/>
        </w:rPr>
        <w:t>The system should have a secure way of keeping its data and itself too.</w:t>
      </w:r>
    </w:p>
    <w:p w:rsidR="00670EC3"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pPr>
        <w:widowControl/>
        <w:suppressAutoHyphens w:val="0"/>
        <w:rPr>
          <w:rFonts w:ascii="Times New Roman" w:hAnsi="Times New Roman" w:cs="Times New Roman"/>
          <w:b/>
          <w:bCs/>
          <w:sz w:val="32"/>
          <w:szCs w:val="32"/>
        </w:rPr>
      </w:pPr>
      <w:r>
        <w:rPr>
          <w:rFonts w:ascii="Times New Roman" w:hAnsi="Times New Roman" w:cs="Times New Roman"/>
        </w:rPr>
        <w:t xml:space="preserve"> </w:t>
      </w:r>
      <w:r w:rsidR="00DD1825" w:rsidRPr="00D05AF6">
        <w:rPr>
          <w:rFonts w:ascii="Times New Roman" w:hAnsi="Times New Roman" w:cs="Times New Roman"/>
        </w:rPr>
        <w:br w:type="page"/>
      </w:r>
    </w:p>
    <w:p w:rsidR="00DB263C" w:rsidRPr="00D05AF6" w:rsidRDefault="00A87397" w:rsidP="00A87397">
      <w:pPr>
        <w:pStyle w:val="Heading1"/>
        <w:rPr>
          <w:rFonts w:ascii="Times New Roman" w:hAnsi="Times New Roman" w:cs="Times New Roman"/>
        </w:rPr>
      </w:pPr>
      <w:bookmarkStart w:id="657" w:name="_Toc485111830"/>
      <w:r w:rsidRPr="00D05AF6">
        <w:rPr>
          <w:rFonts w:ascii="Times New Roman" w:hAnsi="Times New Roman" w:cs="Times New Roman"/>
        </w:rPr>
        <w:lastRenderedPageBreak/>
        <w:t>C</w:t>
      </w:r>
      <w:r w:rsidR="000C3365">
        <w:rPr>
          <w:rFonts w:ascii="Times New Roman" w:hAnsi="Times New Roman" w:cs="Times New Roman"/>
        </w:rPr>
        <w:t xml:space="preserve"> </w:t>
      </w:r>
      <w:r w:rsidRPr="00D05AF6">
        <w:rPr>
          <w:rFonts w:ascii="Times New Roman" w:hAnsi="Times New Roman" w:cs="Times New Roman"/>
        </w:rPr>
        <w:t>HAPTER 5:</w:t>
      </w:r>
      <w:r w:rsidR="00DD1825" w:rsidRPr="00D05AF6">
        <w:rPr>
          <w:rFonts w:ascii="Times New Roman" w:hAnsi="Times New Roman" w:cs="Times New Roman"/>
        </w:rPr>
        <w:t xml:space="preserve"> SYSTEMS</w:t>
      </w:r>
      <w:r w:rsidR="00DB263C" w:rsidRPr="00D05AF6">
        <w:rPr>
          <w:rFonts w:ascii="Times New Roman" w:hAnsi="Times New Roman" w:cs="Times New Roman"/>
        </w:rPr>
        <w:t xml:space="preserve"> DESIGN</w:t>
      </w:r>
      <w:bookmarkEnd w:id="657"/>
    </w:p>
    <w:p w:rsidR="00AF641E" w:rsidRPr="00D05AF6" w:rsidRDefault="00510701" w:rsidP="00510701">
      <w:pPr>
        <w:pStyle w:val="Heading1"/>
        <w:rPr>
          <w:rFonts w:ascii="Times New Roman" w:hAnsi="Times New Roman" w:cs="Times New Roman"/>
          <w:sz w:val="24"/>
          <w:szCs w:val="24"/>
        </w:rPr>
      </w:pPr>
      <w:bookmarkStart w:id="658" w:name="_Toc485111831"/>
      <w:r w:rsidRPr="00D05AF6">
        <w:rPr>
          <w:rFonts w:ascii="Times New Roman" w:hAnsi="Times New Roman" w:cs="Times New Roman"/>
          <w:sz w:val="24"/>
          <w:szCs w:val="24"/>
        </w:rPr>
        <w:t>5</w:t>
      </w:r>
      <w:r w:rsidR="000C3365">
        <w:rPr>
          <w:rFonts w:ascii="Times New Roman" w:hAnsi="Times New Roman" w:cs="Times New Roman"/>
          <w:sz w:val="24"/>
          <w:szCs w:val="24"/>
        </w:rPr>
        <w:t xml:space="preserve"> </w:t>
      </w:r>
      <w:r w:rsidRPr="00D05AF6">
        <w:rPr>
          <w:rFonts w:ascii="Times New Roman" w:hAnsi="Times New Roman" w:cs="Times New Roman"/>
          <w:sz w:val="24"/>
          <w:szCs w:val="24"/>
        </w:rPr>
        <w:t>.1 USE CASE DIAGRAM</w:t>
      </w:r>
      <w:bookmarkEnd w:id="658"/>
    </w:p>
    <w:p w:rsidR="00AF641E"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bookmarkStart w:id="659" w:name="_Toc485111575"/>
    <w:p w:rsidR="003F299E" w:rsidRPr="00D05AF6" w:rsidRDefault="00E13F97" w:rsidP="003F299E">
      <w:pPr>
        <w:widowControl/>
        <w:suppressAutoHyphens w:val="0"/>
        <w:rPr>
          <w:rFonts w:ascii="Times New Roman" w:hAnsi="Times New Roman" w:cs="Times New Roman"/>
        </w:rPr>
      </w:pPr>
      <w:r w:rsidRPr="00D05AF6">
        <w:rPr>
          <w:rFonts w:ascii="Times New Roman" w:hAnsi="Times New Roman" w:cs="Times New Roman"/>
          <w:noProof/>
          <w:lang w:eastAsia="en-US" w:bidi="ar-SA"/>
        </w:rPr>
        <mc:AlternateContent>
          <mc:Choice Requires="wpg">
            <w:drawing>
              <wp:anchor distT="0" distB="0" distL="114300" distR="114300" simplePos="0" relativeHeight="251662336" behindDoc="0" locked="0" layoutInCell="1" allowOverlap="1" wp14:anchorId="4E900221" wp14:editId="05AE9E2F">
                <wp:simplePos x="0" y="0"/>
                <wp:positionH relativeFrom="column">
                  <wp:posOffset>-591820</wp:posOffset>
                </wp:positionH>
                <wp:positionV relativeFrom="paragraph">
                  <wp:posOffset>211455</wp:posOffset>
                </wp:positionV>
                <wp:extent cx="6070600" cy="3849370"/>
                <wp:effectExtent l="13970" t="13335" r="11430" b="13970"/>
                <wp:wrapNone/>
                <wp:docPr id="5"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3849370"/>
                          <a:chOff x="1434" y="1534"/>
                          <a:chExt cx="10516" cy="5947"/>
                        </a:xfrm>
                      </wpg:grpSpPr>
                      <wps:wsp>
                        <wps:cNvPr id="7" name="Text Box 152"/>
                        <wps:cNvSpPr txBox="1">
                          <a:spLocks noChangeArrowheads="1"/>
                        </wps:cNvSpPr>
                        <wps:spPr bwMode="auto">
                          <a:xfrm>
                            <a:off x="1434" y="5385"/>
                            <a:ext cx="972" cy="393"/>
                          </a:xfrm>
                          <a:prstGeom prst="rect">
                            <a:avLst/>
                          </a:prstGeom>
                          <a:solidFill>
                            <a:srgbClr val="FFFFFF"/>
                          </a:solidFill>
                          <a:ln w="9525">
                            <a:solidFill>
                              <a:schemeClr val="bg1">
                                <a:lumMod val="100000"/>
                                <a:lumOff val="0"/>
                              </a:schemeClr>
                            </a:solidFill>
                            <a:miter lim="800000"/>
                            <a:headEnd/>
                            <a:tailEnd/>
                          </a:ln>
                        </wps:spPr>
                        <wps:txbx>
                          <w:txbxContent>
                            <w:p w:rsidR="00B26A98" w:rsidRDefault="00B26A98" w:rsidP="003F299E">
                              <w:r>
                                <w:t>Tutors</w:t>
                              </w:r>
                            </w:p>
                          </w:txbxContent>
                        </wps:txbx>
                        <wps:bodyPr rot="0" vert="horz" wrap="square" lIns="91440" tIns="45720" rIns="91440" bIns="45720" anchor="t" anchorCtr="0" upright="1">
                          <a:noAutofit/>
                        </wps:bodyPr>
                      </wps:wsp>
                      <wps:wsp>
                        <wps:cNvPr id="8" name="Text Box 153"/>
                        <wps:cNvSpPr txBox="1">
                          <a:spLocks noChangeArrowheads="1"/>
                        </wps:cNvSpPr>
                        <wps:spPr bwMode="auto">
                          <a:xfrm>
                            <a:off x="10772" y="5872"/>
                            <a:ext cx="1178" cy="411"/>
                          </a:xfrm>
                          <a:prstGeom prst="rect">
                            <a:avLst/>
                          </a:prstGeom>
                          <a:solidFill>
                            <a:srgbClr val="FFFFFF"/>
                          </a:solidFill>
                          <a:ln w="9525">
                            <a:solidFill>
                              <a:schemeClr val="bg1">
                                <a:lumMod val="100000"/>
                                <a:lumOff val="0"/>
                              </a:schemeClr>
                            </a:solidFill>
                            <a:miter lim="800000"/>
                            <a:headEnd/>
                            <a:tailEnd/>
                          </a:ln>
                        </wps:spPr>
                        <wps:txbx>
                          <w:txbxContent>
                            <w:p w:rsidR="00B26A98" w:rsidRDefault="00B26A98" w:rsidP="003F299E">
                              <w:r>
                                <w:t>Student</w:t>
                              </w:r>
                            </w:p>
                          </w:txbxContent>
                        </wps:txbx>
                        <wps:bodyPr rot="0" vert="horz" wrap="square" lIns="91440" tIns="45720" rIns="91440" bIns="45720" anchor="t" anchorCtr="0" upright="1">
                          <a:noAutofit/>
                        </wps:bodyPr>
                      </wps:wsp>
                      <wpg:grpSp>
                        <wpg:cNvPr id="10" name="Group 154"/>
                        <wpg:cNvGrpSpPr>
                          <a:grpSpLocks/>
                        </wpg:cNvGrpSpPr>
                        <wpg:grpSpPr bwMode="auto">
                          <a:xfrm>
                            <a:off x="1434" y="1534"/>
                            <a:ext cx="10384" cy="5947"/>
                            <a:chOff x="1366" y="898"/>
                            <a:chExt cx="9593" cy="5947"/>
                          </a:xfrm>
                        </wpg:grpSpPr>
                        <wpg:grpSp>
                          <wpg:cNvPr id="13" name="Group 155"/>
                          <wpg:cNvGrpSpPr>
                            <a:grpSpLocks/>
                          </wpg:cNvGrpSpPr>
                          <wpg:grpSpPr bwMode="auto">
                            <a:xfrm>
                              <a:off x="1366" y="2776"/>
                              <a:ext cx="804" cy="1955"/>
                              <a:chOff x="2132" y="1224"/>
                              <a:chExt cx="804" cy="1955"/>
                            </a:xfrm>
                          </wpg:grpSpPr>
                          <wps:wsp>
                            <wps:cNvPr id="14" name="Oval 156"/>
                            <wps:cNvSpPr>
                              <a:spLocks noChangeArrowheads="1"/>
                            </wps:cNvSpPr>
                            <wps:spPr bwMode="auto">
                              <a:xfrm>
                                <a:off x="2263" y="1224"/>
                                <a:ext cx="524" cy="55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157"/>
                            <wps:cNvCnPr>
                              <a:cxnSpLocks noChangeShapeType="1"/>
                            </wps:cNvCnPr>
                            <wps:spPr bwMode="auto">
                              <a:xfrm>
                                <a:off x="2487" y="1777"/>
                                <a:ext cx="19" cy="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58"/>
                            <wps:cNvCnPr>
                              <a:cxnSpLocks noChangeShapeType="1"/>
                            </wps:cNvCnPr>
                            <wps:spPr bwMode="auto">
                              <a:xfrm flipH="1">
                                <a:off x="2132" y="2525"/>
                                <a:ext cx="374" cy="6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59"/>
                            <wps:cNvCnPr>
                              <a:cxnSpLocks noChangeShapeType="1"/>
                            </wps:cNvCnPr>
                            <wps:spPr bwMode="auto">
                              <a:xfrm>
                                <a:off x="2506" y="2525"/>
                                <a:ext cx="430" cy="6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60"/>
                            <wps:cNvCnPr>
                              <a:cxnSpLocks noChangeShapeType="1"/>
                            </wps:cNvCnPr>
                            <wps:spPr bwMode="auto">
                              <a:xfrm>
                                <a:off x="2132" y="2057"/>
                                <a:ext cx="804" cy="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 name="Group 161"/>
                          <wpg:cNvGrpSpPr>
                            <a:grpSpLocks/>
                          </wpg:cNvGrpSpPr>
                          <wpg:grpSpPr bwMode="auto">
                            <a:xfrm>
                              <a:off x="10155" y="3139"/>
                              <a:ext cx="804" cy="1955"/>
                              <a:chOff x="2132" y="1224"/>
                              <a:chExt cx="804" cy="1955"/>
                            </a:xfrm>
                          </wpg:grpSpPr>
                          <wps:wsp>
                            <wps:cNvPr id="20" name="Oval 162"/>
                            <wps:cNvSpPr>
                              <a:spLocks noChangeArrowheads="1"/>
                            </wps:cNvSpPr>
                            <wps:spPr bwMode="auto">
                              <a:xfrm>
                                <a:off x="2263" y="1224"/>
                                <a:ext cx="524" cy="55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AutoShape 163"/>
                            <wps:cNvCnPr>
                              <a:cxnSpLocks noChangeShapeType="1"/>
                            </wps:cNvCnPr>
                            <wps:spPr bwMode="auto">
                              <a:xfrm>
                                <a:off x="2487" y="1777"/>
                                <a:ext cx="19" cy="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64"/>
                            <wps:cNvCnPr>
                              <a:cxnSpLocks noChangeShapeType="1"/>
                            </wps:cNvCnPr>
                            <wps:spPr bwMode="auto">
                              <a:xfrm flipH="1">
                                <a:off x="2132" y="2525"/>
                                <a:ext cx="374" cy="6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65"/>
                            <wps:cNvCnPr>
                              <a:cxnSpLocks noChangeShapeType="1"/>
                            </wps:cNvCnPr>
                            <wps:spPr bwMode="auto">
                              <a:xfrm>
                                <a:off x="2506" y="2525"/>
                                <a:ext cx="430" cy="6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66"/>
                            <wps:cNvCnPr>
                              <a:cxnSpLocks noChangeShapeType="1"/>
                            </wps:cNvCnPr>
                            <wps:spPr bwMode="auto">
                              <a:xfrm>
                                <a:off x="2132" y="2057"/>
                                <a:ext cx="804" cy="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 name="Oval 167"/>
                          <wps:cNvSpPr>
                            <a:spLocks noChangeArrowheads="1"/>
                          </wps:cNvSpPr>
                          <wps:spPr bwMode="auto">
                            <a:xfrm>
                              <a:off x="4638" y="898"/>
                              <a:ext cx="2599" cy="992"/>
                            </a:xfrm>
                            <a:prstGeom prst="ellipse">
                              <a:avLst/>
                            </a:prstGeom>
                            <a:solidFill>
                              <a:srgbClr val="FFFFFF"/>
                            </a:solidFill>
                            <a:ln w="9525">
                              <a:solidFill>
                                <a:srgbClr val="000000"/>
                              </a:solidFill>
                              <a:round/>
                              <a:headEnd/>
                              <a:tailEnd/>
                            </a:ln>
                          </wps:spPr>
                          <wps:txbx>
                            <w:txbxContent>
                              <w:p w:rsidR="00B26A98" w:rsidRDefault="00B26A98" w:rsidP="003F299E">
                                <w:pPr>
                                  <w:jc w:val="center"/>
                                </w:pPr>
                                <w:r>
                                  <w:t>Registration</w:t>
                                </w:r>
                              </w:p>
                            </w:txbxContent>
                          </wps:txbx>
                          <wps:bodyPr rot="0" vert="horz" wrap="square" lIns="91440" tIns="45720" rIns="91440" bIns="45720" anchor="t" anchorCtr="0" upright="1">
                            <a:noAutofit/>
                          </wps:bodyPr>
                        </wps:wsp>
                        <wps:wsp>
                          <wps:cNvPr id="26" name="Oval 168"/>
                          <wps:cNvSpPr>
                            <a:spLocks noChangeArrowheads="1"/>
                          </wps:cNvSpPr>
                          <wps:spPr bwMode="auto">
                            <a:xfrm>
                              <a:off x="4784" y="2749"/>
                              <a:ext cx="2678" cy="943"/>
                            </a:xfrm>
                            <a:prstGeom prst="ellipse">
                              <a:avLst/>
                            </a:prstGeom>
                            <a:solidFill>
                              <a:srgbClr val="FFFFFF"/>
                            </a:solidFill>
                            <a:ln w="9525">
                              <a:solidFill>
                                <a:srgbClr val="000000"/>
                              </a:solidFill>
                              <a:round/>
                              <a:headEnd/>
                              <a:tailEnd/>
                            </a:ln>
                          </wps:spPr>
                          <wps:txbx>
                            <w:txbxContent>
                              <w:p w:rsidR="00B26A98" w:rsidRDefault="00B26A98" w:rsidP="003F299E">
                                <w:r>
                                  <w:t>View simulation</w:t>
                                </w:r>
                              </w:p>
                            </w:txbxContent>
                          </wps:txbx>
                          <wps:bodyPr rot="0" vert="horz" wrap="square" lIns="91440" tIns="45720" rIns="91440" bIns="45720" anchor="t" anchorCtr="0" upright="1">
                            <a:noAutofit/>
                          </wps:bodyPr>
                        </wps:wsp>
                        <wps:wsp>
                          <wps:cNvPr id="27" name="Oval 169"/>
                          <wps:cNvSpPr>
                            <a:spLocks noChangeArrowheads="1"/>
                          </wps:cNvSpPr>
                          <wps:spPr bwMode="auto">
                            <a:xfrm>
                              <a:off x="4784" y="4242"/>
                              <a:ext cx="2678" cy="882"/>
                            </a:xfrm>
                            <a:prstGeom prst="ellipse">
                              <a:avLst/>
                            </a:prstGeom>
                            <a:solidFill>
                              <a:srgbClr val="FFFFFF"/>
                            </a:solidFill>
                            <a:ln w="9525">
                              <a:solidFill>
                                <a:srgbClr val="000000"/>
                              </a:solidFill>
                              <a:round/>
                              <a:headEnd/>
                              <a:tailEnd/>
                            </a:ln>
                          </wps:spPr>
                          <wps:txbx>
                            <w:txbxContent>
                              <w:p w:rsidR="00B26A98" w:rsidRDefault="00B26A98" w:rsidP="003F299E">
                                <w:pPr>
                                  <w:jc w:val="center"/>
                                </w:pPr>
                                <w:r>
                                  <w:t xml:space="preserve">Update </w:t>
                                </w:r>
                              </w:p>
                            </w:txbxContent>
                          </wps:txbx>
                          <wps:bodyPr rot="0" vert="horz" wrap="square" lIns="91440" tIns="45720" rIns="91440" bIns="45720" anchor="t" anchorCtr="0" upright="1">
                            <a:noAutofit/>
                          </wps:bodyPr>
                        </wps:wsp>
                        <wps:wsp>
                          <wps:cNvPr id="28" name="Oval 170"/>
                          <wps:cNvSpPr>
                            <a:spLocks noChangeArrowheads="1"/>
                          </wps:cNvSpPr>
                          <wps:spPr bwMode="auto">
                            <a:xfrm>
                              <a:off x="4784" y="5851"/>
                              <a:ext cx="3048" cy="994"/>
                            </a:xfrm>
                            <a:prstGeom prst="ellipse">
                              <a:avLst/>
                            </a:prstGeom>
                            <a:solidFill>
                              <a:srgbClr val="FFFFFF"/>
                            </a:solidFill>
                            <a:ln w="9525">
                              <a:solidFill>
                                <a:srgbClr val="000000"/>
                              </a:solidFill>
                              <a:round/>
                              <a:headEnd/>
                              <a:tailEnd/>
                            </a:ln>
                          </wps:spPr>
                          <wps:txbx>
                            <w:txbxContent>
                              <w:p w:rsidR="00B26A98" w:rsidRDefault="00B26A98" w:rsidP="003F299E">
                                <w:pPr>
                                  <w:jc w:val="center"/>
                                </w:pPr>
                                <w:r>
                                  <w:t>Add simulation</w:t>
                                </w:r>
                              </w:p>
                            </w:txbxContent>
                          </wps:txbx>
                          <wps:bodyPr rot="0" vert="horz" wrap="square" lIns="91440" tIns="45720" rIns="91440" bIns="45720" anchor="t" anchorCtr="0" upright="1">
                            <a:noAutofit/>
                          </wps:bodyPr>
                        </wps:wsp>
                        <wps:wsp>
                          <wps:cNvPr id="29" name="AutoShape 171"/>
                          <wps:cNvCnPr>
                            <a:cxnSpLocks noChangeShapeType="1"/>
                          </wps:cNvCnPr>
                          <wps:spPr bwMode="auto">
                            <a:xfrm flipV="1">
                              <a:off x="2170" y="1421"/>
                              <a:ext cx="2468" cy="14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72"/>
                          <wps:cNvCnPr>
                            <a:cxnSpLocks noChangeShapeType="1"/>
                          </wps:cNvCnPr>
                          <wps:spPr bwMode="auto">
                            <a:xfrm>
                              <a:off x="2021" y="3264"/>
                              <a:ext cx="2916" cy="27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73"/>
                          <wps:cNvCnPr>
                            <a:cxnSpLocks noChangeShapeType="1"/>
                          </wps:cNvCnPr>
                          <wps:spPr bwMode="auto">
                            <a:xfrm>
                              <a:off x="2170" y="3139"/>
                              <a:ext cx="2614" cy="1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74"/>
                          <wps:cNvCnPr>
                            <a:cxnSpLocks noChangeShapeType="1"/>
                          </wps:cNvCnPr>
                          <wps:spPr bwMode="auto">
                            <a:xfrm flipH="1" flipV="1">
                              <a:off x="7573" y="3264"/>
                              <a:ext cx="2582" cy="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75"/>
                          <wps:cNvCnPr>
                            <a:cxnSpLocks noChangeShapeType="1"/>
                          </wps:cNvCnPr>
                          <wps:spPr bwMode="auto">
                            <a:xfrm flipH="1" flipV="1">
                              <a:off x="7237" y="1421"/>
                              <a:ext cx="2918" cy="17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76"/>
                          <wps:cNvCnPr>
                            <a:cxnSpLocks noChangeShapeType="1"/>
                          </wps:cNvCnPr>
                          <wps:spPr bwMode="auto">
                            <a:xfrm>
                              <a:off x="2170" y="3011"/>
                              <a:ext cx="2614" cy="1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51" o:spid="_x0000_s1042" style="position:absolute;margin-left:-46.6pt;margin-top:16.65pt;width:478pt;height:303.1pt;z-index:251662336" coordorigin="1434,1534" coordsize="10516,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">
                <v:shape id="Text Box 152" o:spid="_x0000_s1043" type="#_x0000_t202" style="position:absolute;left:1434;top:5385;width:972;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osMA&#10;AADaAAAADwAAAGRycy9kb3ducmV2LnhtbESPQWvCQBSE74L/YXmCN7OpiNrUVYqieBExFtvja/Y1&#10;Cc2+DdlVY399VxA8DjPzDTNbtKYSF2pcaVnBSxSDIM6sLjlX8HFcD6YgnEfWWFkmBTdysJh3OzNM&#10;tL3ygS6pz0WAsEtQQeF9nUjpsoIMusjWxMH7sY1BH2STS93gNcBNJYdxPJYGSw4LBda0LCj7Tc9G&#10;gcvi8Wk/Sk+f33JDf69ar742O6X6vfb9DYSn1j/Dj/ZWK5jA/Uq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osMAAADaAAAADwAAAAAAAAAAAAAAAACYAgAAZHJzL2Rv&#10;d25yZXYueG1sUEsFBgAAAAAEAAQA9QAAAIgDAAAAAA==&#10;" strokecolor="white [3212]">
                  <v:textbox>
                    <w:txbxContent>
                      <w:p w:rsidR="00B26A98" w:rsidRDefault="00B26A98" w:rsidP="003F299E">
                        <w:r>
                          <w:t>Tutors</w:t>
                        </w:r>
                      </w:p>
                    </w:txbxContent>
                  </v:textbox>
                </v:shape>
                <v:shape id="Text Box 153" o:spid="_x0000_s1044" type="#_x0000_t202" style="position:absolute;left:10772;top:5872;width:1178;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R0MEA&#10;AADaAAAADwAAAGRycy9kb3ducmV2LnhtbERPTWvCQBC9C/0PyxR6M5tKCW3MKqVF8SJiLGmPY3aa&#10;hGZnQ3Y10V/vHgoeH+87W46mFWfqXWNZwXMUgyAurW64UvB1WE1fQTiPrLG1TAou5GC5eJhkmGo7&#10;8J7Oua9ECGGXooLa+y6V0pU1GXSR7YgD92t7gz7AvpK6xyGEm1bO4jiRBhsODTV29FFT+ZefjAJX&#10;xkmxe8mL76Nc0/VN68+f9Vapp8fxfQ7C0+jv4n/3RisIW8OVc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QEdDBAAAA2gAAAA8AAAAAAAAAAAAAAAAAmAIAAGRycy9kb3du&#10;cmV2LnhtbFBLBQYAAAAABAAEAPUAAACGAwAAAAA=&#10;" strokecolor="white [3212]">
                  <v:textbox>
                    <w:txbxContent>
                      <w:p w:rsidR="00B26A98" w:rsidRDefault="00B26A98" w:rsidP="003F299E">
                        <w:r>
                          <w:t>Student</w:t>
                        </w:r>
                      </w:p>
                    </w:txbxContent>
                  </v:textbox>
                </v:shape>
                <v:group id="Group 154" o:spid="_x0000_s1045" style="position:absolute;left:1434;top:1534;width:10384;height:5947" coordorigin="1366,898" coordsize="9593,5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55" o:spid="_x0000_s1046" style="position:absolute;left:1366;top:2776;width:804;height:1955" coordorigin="2132,1224" coordsize="804,1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56" o:spid="_x0000_s1047" style="position:absolute;left:2263;top:1224;width:52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AutoShape 157" o:spid="_x0000_s1048" type="#_x0000_t32" style="position:absolute;left:2487;top:1777;width:19;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58" o:spid="_x0000_s1049" type="#_x0000_t32" style="position:absolute;left:2132;top:2525;width:374;height: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159" o:spid="_x0000_s1050" type="#_x0000_t32" style="position:absolute;left:2506;top:2525;width:430;height: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160" o:spid="_x0000_s1051" type="#_x0000_t32" style="position:absolute;left:2132;top:2057;width:80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group id="Group 161" o:spid="_x0000_s1052" style="position:absolute;left:10155;top:3139;width:804;height:1955" coordorigin="2132,1224" coordsize="804,1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oval id="Oval 162" o:spid="_x0000_s1053" style="position:absolute;left:2263;top:1224;width:52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shape id="AutoShape 163" o:spid="_x0000_s1054" type="#_x0000_t32" style="position:absolute;left:2487;top:1777;width:19;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164" o:spid="_x0000_s1055" type="#_x0000_t32" style="position:absolute;left:2132;top:2525;width:374;height: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165" o:spid="_x0000_s1056" type="#_x0000_t32" style="position:absolute;left:2506;top:2525;width:430;height: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166" o:spid="_x0000_s1057" type="#_x0000_t32" style="position:absolute;left:2132;top:2057;width:80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group>
                  <v:oval id="Oval 167" o:spid="_x0000_s1058" style="position:absolute;left:4638;top:898;width:2599;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B26A98" w:rsidRDefault="00B26A98" w:rsidP="003F299E">
                          <w:pPr>
                            <w:jc w:val="center"/>
                          </w:pPr>
                          <w:r>
                            <w:t>Registration</w:t>
                          </w:r>
                        </w:p>
                      </w:txbxContent>
                    </v:textbox>
                  </v:oval>
                  <v:oval id="Oval 168" o:spid="_x0000_s1059" style="position:absolute;left:4784;top:2749;width:2678;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B26A98" w:rsidRDefault="00B26A98" w:rsidP="003F299E">
                          <w:r>
                            <w:t>View simulation</w:t>
                          </w:r>
                        </w:p>
                      </w:txbxContent>
                    </v:textbox>
                  </v:oval>
                  <v:oval id="Oval 169" o:spid="_x0000_s1060" style="position:absolute;left:4784;top:4242;width:2678;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B26A98" w:rsidRDefault="00B26A98" w:rsidP="003F299E">
                          <w:pPr>
                            <w:jc w:val="center"/>
                          </w:pPr>
                          <w:r>
                            <w:t xml:space="preserve">Update </w:t>
                          </w:r>
                        </w:p>
                      </w:txbxContent>
                    </v:textbox>
                  </v:oval>
                  <v:oval id="Oval 170" o:spid="_x0000_s1061" style="position:absolute;left:4784;top:5851;width:3048;height: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B26A98" w:rsidRDefault="00B26A98" w:rsidP="003F299E">
                          <w:pPr>
                            <w:jc w:val="center"/>
                          </w:pPr>
                          <w:r>
                            <w:t>Add simulation</w:t>
                          </w:r>
                        </w:p>
                      </w:txbxContent>
                    </v:textbox>
                  </v:oval>
                  <v:shape id="AutoShape 171" o:spid="_x0000_s1062" type="#_x0000_t32" style="position:absolute;left:2170;top:1421;width:2468;height:14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172" o:spid="_x0000_s1063" type="#_x0000_t32" style="position:absolute;left:2021;top:3264;width:2916;height:27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73" o:spid="_x0000_s1064" type="#_x0000_t32" style="position:absolute;left:2170;top:3139;width:2614;height:1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174" o:spid="_x0000_s1065" type="#_x0000_t32" style="position:absolute;left:7573;top:3264;width:2582;height: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kHcMAAADbAAAADwAAAGRycy9kb3ducmV2LnhtbESPT2vCQBTE7wW/w/KE3urGNEibuopU&#10;BCle/HPo8ZF93YRm34bsq8Zv3xUEj8PM/IaZLwffqjP1sQlsYDrJQBFXwTbsDJyOm5c3UFGQLbaB&#10;ycCVIiwXo6c5ljZceE/ngziVIBxLNFCLdKXWsarJY5yEjjh5P6H3KEn2TtseLwnuW51n2Ux7bDgt&#10;1NjRZ03V7+HPG/g++d17Xqy9K9xR9kJfTV7MjHkeD6sPUEKDPML39tYaeM3h9iX9AL3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iZB3DAAAA2wAAAA8AAAAAAAAAAAAA&#10;AAAAoQIAAGRycy9kb3ducmV2LnhtbFBLBQYAAAAABAAEAPkAAACRAwAAAAA=&#10;">
                    <v:stroke endarrow="block"/>
                  </v:shape>
                  <v:shape id="AutoShape 175" o:spid="_x0000_s1066" type="#_x0000_t32" style="position:absolute;left:7237;top:1421;width:2918;height:17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176" o:spid="_x0000_s1067" type="#_x0000_t32" style="position:absolute;left:2170;top:3011;width:2614;height: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group>
              </v:group>
            </w:pict>
          </mc:Fallback>
        </mc:AlternateContent>
      </w:r>
      <w:r w:rsidR="003F299E" w:rsidRPr="00D05AF6">
        <w:rPr>
          <w:rFonts w:ascii="Times New Roman" w:hAnsi="Times New Roman" w:cs="Times New Roman"/>
        </w:rPr>
        <w:t>F</w:t>
      </w:r>
      <w:r w:rsidR="000C3365">
        <w:rPr>
          <w:rFonts w:ascii="Times New Roman" w:hAnsi="Times New Roman" w:cs="Times New Roman"/>
        </w:rPr>
        <w:t xml:space="preserve"> </w:t>
      </w:r>
      <w:proofErr w:type="spellStart"/>
      <w:r w:rsidR="003F299E" w:rsidRPr="00D05AF6">
        <w:rPr>
          <w:rFonts w:ascii="Times New Roman" w:hAnsi="Times New Roman" w:cs="Times New Roman"/>
        </w:rPr>
        <w:t>igure</w:t>
      </w:r>
      <w:proofErr w:type="spellEnd"/>
      <w:r w:rsidR="003F299E" w:rsidRPr="00D05AF6">
        <w:rPr>
          <w:rFonts w:ascii="Times New Roman" w:hAnsi="Times New Roman" w:cs="Times New Roman"/>
        </w:rPr>
        <w:t xml:space="preserv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2</w:t>
      </w:r>
      <w:r w:rsidR="00070F9C" w:rsidRPr="00D05AF6">
        <w:rPr>
          <w:rFonts w:ascii="Times New Roman" w:hAnsi="Times New Roman" w:cs="Times New Roman"/>
          <w:noProof/>
        </w:rPr>
        <w:fldChar w:fldCharType="end"/>
      </w:r>
      <w:r w:rsidR="003F299E" w:rsidRPr="00D05AF6">
        <w:rPr>
          <w:rFonts w:ascii="Times New Roman" w:hAnsi="Times New Roman" w:cs="Times New Roman"/>
        </w:rPr>
        <w:t xml:space="preserve"> USE CASE DIAGRAM</w:t>
      </w:r>
      <w:bookmarkEnd w:id="659"/>
    </w:p>
    <w:p w:rsidR="003F299E"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FA7658"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rsidP="005257F6">
      <w:pPr>
        <w:spacing w:line="360" w:lineRule="auto"/>
        <w:jc w:val="both"/>
        <w:rPr>
          <w:rFonts w:ascii="Times New Roman" w:hAnsi="Times New Roman" w:cs="Times New Roman"/>
        </w:rPr>
      </w:pPr>
      <w:r>
        <w:rPr>
          <w:rFonts w:ascii="Times New Roman" w:hAnsi="Times New Roman" w:cs="Times New Roman"/>
        </w:rPr>
        <w:t xml:space="preserve"> </w:t>
      </w:r>
    </w:p>
    <w:p w:rsidR="00510701"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r w:rsidR="00510701" w:rsidRPr="00D05AF6">
        <w:rPr>
          <w:rFonts w:ascii="Times New Roman" w:hAnsi="Times New Roman" w:cs="Times New Roman"/>
        </w:rPr>
        <w:br w:type="page"/>
      </w:r>
    </w:p>
    <w:p w:rsidR="00AF641E" w:rsidRPr="00D05AF6" w:rsidRDefault="00510701" w:rsidP="00510701">
      <w:pPr>
        <w:widowControl/>
        <w:suppressAutoHyphens w:val="0"/>
        <w:rPr>
          <w:rFonts w:ascii="Times New Roman" w:hAnsi="Times New Roman" w:cs="Times New Roman"/>
        </w:rPr>
      </w:pPr>
      <w:r w:rsidRPr="00D05AF6">
        <w:rPr>
          <w:rFonts w:ascii="Times New Roman" w:hAnsi="Times New Roman" w:cs="Times New Roman"/>
        </w:rPr>
        <w:lastRenderedPageBreak/>
        <w:t>5</w:t>
      </w:r>
      <w:r w:rsidR="000C3365">
        <w:rPr>
          <w:rFonts w:ascii="Times New Roman" w:hAnsi="Times New Roman" w:cs="Times New Roman"/>
        </w:rPr>
        <w:t xml:space="preserve"> </w:t>
      </w:r>
      <w:r w:rsidRPr="00D05AF6">
        <w:rPr>
          <w:rFonts w:ascii="Times New Roman" w:hAnsi="Times New Roman" w:cs="Times New Roman"/>
        </w:rPr>
        <w:t>.2 CLASS DIAGRAM</w:t>
      </w:r>
    </w:p>
    <w:p w:rsidR="008B08E7" w:rsidRPr="00D05AF6" w:rsidRDefault="000C3365" w:rsidP="00ED5457">
      <w:pPr>
        <w:spacing w:line="360" w:lineRule="auto"/>
        <w:jc w:val="both"/>
        <w:rPr>
          <w:rFonts w:ascii="Times New Roman" w:hAnsi="Times New Roman" w:cs="Times New Roman"/>
        </w:rPr>
      </w:pPr>
      <w:r>
        <w:rPr>
          <w:rFonts w:ascii="Times New Roman" w:hAnsi="Times New Roman" w:cs="Times New Roman"/>
        </w:rPr>
        <w:t xml:space="preserve"> </w:t>
      </w:r>
    </w:p>
    <w:p w:rsidR="00DD1825"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DD1825"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r w:rsidR="00DD1825" w:rsidRPr="00D05AF6">
        <w:rPr>
          <w:rFonts w:ascii="Times New Roman" w:hAnsi="Times New Roman" w:cs="Times New Roman"/>
          <w:noProof/>
          <w:lang w:eastAsia="en-US" w:bidi="ar-SA"/>
        </w:rPr>
        <w:drawing>
          <wp:inline distT="0" distB="0" distL="0" distR="0" wp14:anchorId="16F71DA9" wp14:editId="213992CB">
            <wp:extent cx="4986655" cy="3881120"/>
            <wp:effectExtent l="19050" t="0" r="444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86655" cy="3881120"/>
                    </a:xfrm>
                    <a:prstGeom prst="rect">
                      <a:avLst/>
                    </a:prstGeom>
                    <a:noFill/>
                    <a:ln w="9525">
                      <a:noFill/>
                      <a:miter lim="800000"/>
                      <a:headEnd/>
                      <a:tailEnd/>
                    </a:ln>
                  </pic:spPr>
                </pic:pic>
              </a:graphicData>
            </a:graphic>
          </wp:inline>
        </w:drawing>
      </w:r>
    </w:p>
    <w:p w:rsidR="00DD1825"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DD1825"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DD1825" w:rsidRPr="00D05AF6" w:rsidRDefault="000C3365" w:rsidP="00DD1825">
      <w:pPr>
        <w:pStyle w:val="Caption"/>
        <w:rPr>
          <w:rFonts w:ascii="Times New Roman" w:hAnsi="Times New Roman" w:cs="Times New Roman"/>
        </w:rPr>
      </w:pPr>
      <w:bookmarkStart w:id="660" w:name="_Toc485111576"/>
      <w:r>
        <w:rPr>
          <w:rFonts w:ascii="Times New Roman" w:hAnsi="Times New Roman" w:cs="Times New Roman"/>
        </w:rPr>
        <w:t xml:space="preserve"> </w:t>
      </w:r>
      <w:r w:rsidR="00DD1825"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3</w:t>
      </w:r>
      <w:r w:rsidR="00070F9C" w:rsidRPr="00D05AF6">
        <w:rPr>
          <w:rFonts w:ascii="Times New Roman" w:hAnsi="Times New Roman" w:cs="Times New Roman"/>
          <w:noProof/>
        </w:rPr>
        <w:fldChar w:fldCharType="end"/>
      </w:r>
      <w:r w:rsidR="00DD1825" w:rsidRPr="00D05AF6">
        <w:rPr>
          <w:rFonts w:ascii="Times New Roman" w:hAnsi="Times New Roman" w:cs="Times New Roman"/>
        </w:rPr>
        <w:t xml:space="preserve"> CLASS DIAGRAM</w:t>
      </w:r>
      <w:bookmarkEnd w:id="660"/>
    </w:p>
    <w:p w:rsidR="003F299E"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r w:rsidR="003F299E" w:rsidRPr="00D05AF6">
        <w:rPr>
          <w:rFonts w:ascii="Times New Roman" w:hAnsi="Times New Roman" w:cs="Times New Roman"/>
        </w:rPr>
        <w:br w:type="page"/>
      </w:r>
    </w:p>
    <w:p w:rsidR="008B08E7" w:rsidRPr="00D05AF6" w:rsidRDefault="00510701" w:rsidP="00510701">
      <w:pPr>
        <w:pStyle w:val="Heading1"/>
        <w:rPr>
          <w:rFonts w:ascii="Times New Roman" w:hAnsi="Times New Roman" w:cs="Times New Roman"/>
          <w:sz w:val="24"/>
          <w:szCs w:val="24"/>
        </w:rPr>
      </w:pPr>
      <w:bookmarkStart w:id="661" w:name="_Toc485111832"/>
      <w:r w:rsidRPr="00D05AF6">
        <w:rPr>
          <w:rFonts w:ascii="Times New Roman" w:hAnsi="Times New Roman" w:cs="Times New Roman"/>
          <w:sz w:val="24"/>
          <w:szCs w:val="24"/>
        </w:rPr>
        <w:lastRenderedPageBreak/>
        <w:t>5</w:t>
      </w:r>
      <w:r w:rsidR="000C3365">
        <w:rPr>
          <w:rFonts w:ascii="Times New Roman" w:hAnsi="Times New Roman" w:cs="Times New Roman"/>
          <w:sz w:val="24"/>
          <w:szCs w:val="24"/>
        </w:rPr>
        <w:t xml:space="preserve"> </w:t>
      </w:r>
      <w:r w:rsidRPr="00D05AF6">
        <w:rPr>
          <w:rFonts w:ascii="Times New Roman" w:hAnsi="Times New Roman" w:cs="Times New Roman"/>
          <w:sz w:val="24"/>
          <w:szCs w:val="24"/>
        </w:rPr>
        <w:t>.3 ENTITY RELATION DIAGRAM</w:t>
      </w:r>
      <w:bookmarkEnd w:id="661"/>
    </w:p>
    <w:p w:rsidR="008B08E7" w:rsidRPr="00D05AF6" w:rsidRDefault="000C3365" w:rsidP="008B08E7">
      <w:pPr>
        <w:spacing w:line="360" w:lineRule="auto"/>
        <w:jc w:val="both"/>
        <w:rPr>
          <w:rFonts w:ascii="Times New Roman" w:hAnsi="Times New Roman" w:cs="Times New Roman"/>
        </w:rPr>
      </w:pPr>
      <w:r>
        <w:rPr>
          <w:rFonts w:ascii="Times New Roman" w:hAnsi="Times New Roman" w:cs="Times New Roman"/>
        </w:rPr>
        <w:t xml:space="preserve"> </w:t>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r w:rsidR="00144F8B" w:rsidRPr="00D05AF6">
        <w:rPr>
          <w:rFonts w:ascii="Times New Roman" w:hAnsi="Times New Roman" w:cs="Times New Roman"/>
          <w:noProof/>
          <w:lang w:eastAsia="en-US" w:bidi="ar-SA"/>
        </w:rPr>
        <w:drawing>
          <wp:inline distT="0" distB="0" distL="0" distR="0" wp14:anchorId="38C14AA4" wp14:editId="6A5947B3">
            <wp:extent cx="6120130" cy="476870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130" cy="4768709"/>
                    </a:xfrm>
                    <a:prstGeom prst="rect">
                      <a:avLst/>
                    </a:prstGeom>
                    <a:noFill/>
                    <a:ln w="9525">
                      <a:noFill/>
                      <a:miter lim="800000"/>
                      <a:headEnd/>
                      <a:tailEnd/>
                    </a:ln>
                  </pic:spPr>
                </pic:pic>
              </a:graphicData>
            </a:graphic>
          </wp:inline>
        </w:drawing>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144F8B" w:rsidRPr="00D05AF6" w:rsidRDefault="000C3365" w:rsidP="00144F8B">
      <w:pPr>
        <w:pStyle w:val="Caption"/>
        <w:rPr>
          <w:rFonts w:ascii="Times New Roman" w:hAnsi="Times New Roman" w:cs="Times New Roman"/>
        </w:rPr>
      </w:pPr>
      <w:bookmarkStart w:id="662" w:name="_Toc485111577"/>
      <w:r>
        <w:rPr>
          <w:rFonts w:ascii="Times New Roman" w:hAnsi="Times New Roman" w:cs="Times New Roman"/>
        </w:rPr>
        <w:t xml:space="preserve"> </w:t>
      </w:r>
      <w:r w:rsidR="00144F8B"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4</w:t>
      </w:r>
      <w:r w:rsidR="00070F9C" w:rsidRPr="00D05AF6">
        <w:rPr>
          <w:rFonts w:ascii="Times New Roman" w:hAnsi="Times New Roman" w:cs="Times New Roman"/>
          <w:noProof/>
        </w:rPr>
        <w:fldChar w:fldCharType="end"/>
      </w:r>
      <w:r w:rsidR="00144F8B" w:rsidRPr="00D05AF6">
        <w:rPr>
          <w:rFonts w:ascii="Times New Roman" w:hAnsi="Times New Roman" w:cs="Times New Roman"/>
        </w:rPr>
        <w:t xml:space="preserve"> ENTITY RELATION DIAGRAM</w:t>
      </w:r>
      <w:bookmarkEnd w:id="662"/>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p>
    <w:p w:rsidR="003F299E" w:rsidRPr="00D05AF6" w:rsidRDefault="000C3365">
      <w:pPr>
        <w:widowControl/>
        <w:suppressAutoHyphens w:val="0"/>
        <w:rPr>
          <w:rFonts w:ascii="Times New Roman" w:hAnsi="Times New Roman" w:cs="Times New Roman"/>
        </w:rPr>
      </w:pPr>
      <w:r>
        <w:rPr>
          <w:rFonts w:ascii="Times New Roman" w:hAnsi="Times New Roman" w:cs="Times New Roman"/>
        </w:rPr>
        <w:t xml:space="preserve"> </w:t>
      </w:r>
      <w:r w:rsidR="003F299E" w:rsidRPr="00D05AF6">
        <w:rPr>
          <w:rFonts w:ascii="Times New Roman" w:hAnsi="Times New Roman" w:cs="Times New Roman"/>
        </w:rPr>
        <w:br w:type="page"/>
      </w:r>
    </w:p>
    <w:p w:rsidR="00144F8B" w:rsidRPr="00D05AF6" w:rsidRDefault="000C3365">
      <w:pPr>
        <w:widowControl/>
        <w:suppressAutoHyphens w:val="0"/>
        <w:rPr>
          <w:rFonts w:ascii="Times New Roman" w:hAnsi="Times New Roman" w:cs="Times New Roman"/>
        </w:rPr>
      </w:pPr>
      <w:r>
        <w:rPr>
          <w:rFonts w:ascii="Times New Roman" w:hAnsi="Times New Roman" w:cs="Times New Roman"/>
        </w:rPr>
        <w:lastRenderedPageBreak/>
        <w:t xml:space="preserve"> </w:t>
      </w:r>
    </w:p>
    <w:p w:rsidR="008B08E7" w:rsidRPr="00D05AF6" w:rsidRDefault="00510701" w:rsidP="00510701">
      <w:pPr>
        <w:pStyle w:val="Heading1"/>
        <w:rPr>
          <w:rFonts w:ascii="Times New Roman" w:hAnsi="Times New Roman" w:cs="Times New Roman"/>
          <w:sz w:val="24"/>
          <w:szCs w:val="24"/>
        </w:rPr>
      </w:pPr>
      <w:bookmarkStart w:id="663" w:name="_Toc485111833"/>
      <w:r w:rsidRPr="00D05AF6">
        <w:rPr>
          <w:rFonts w:ascii="Times New Roman" w:hAnsi="Times New Roman" w:cs="Times New Roman"/>
          <w:sz w:val="24"/>
          <w:szCs w:val="24"/>
        </w:rPr>
        <w:t>5.4 DATA FLOW DIAGRAM</w:t>
      </w:r>
      <w:bookmarkEnd w:id="663"/>
    </w:p>
    <w:p w:rsidR="008B08E7" w:rsidRPr="00D05AF6" w:rsidRDefault="000C3365" w:rsidP="00ED5457">
      <w:pPr>
        <w:spacing w:line="360" w:lineRule="auto"/>
        <w:jc w:val="both"/>
        <w:rPr>
          <w:rFonts w:ascii="Times New Roman" w:hAnsi="Times New Roman" w:cs="Times New Roman"/>
        </w:rPr>
      </w:pPr>
      <w:r>
        <w:rPr>
          <w:rFonts w:ascii="Times New Roman" w:hAnsi="Times New Roman" w:cs="Times New Roman"/>
        </w:rPr>
        <w:t xml:space="preserve">                </w:t>
      </w:r>
    </w:p>
    <w:p w:rsidR="00144F8B" w:rsidRPr="00D05AF6" w:rsidRDefault="000C3365" w:rsidP="00ED5457">
      <w:pPr>
        <w:spacing w:line="360" w:lineRule="auto"/>
        <w:jc w:val="both"/>
        <w:rPr>
          <w:rFonts w:ascii="Times New Roman" w:hAnsi="Times New Roman" w:cs="Times New Roman"/>
        </w:rPr>
      </w:pPr>
      <w:r>
        <w:rPr>
          <w:rFonts w:ascii="Times New Roman" w:hAnsi="Times New Roman" w:cs="Times New Roman"/>
        </w:rPr>
        <w:t xml:space="preserve">                                                                                                                                                                                                                                                                                                                                                                                                                                                                                                                                                                                                                                                                                                                                                                                                                                                                                                                                                                                                                                                                                                                                                                                                                                                                                                                                                                                                                                                                                                                                               </w:t>
      </w:r>
    </w:p>
    <w:p w:rsidR="00AF641E" w:rsidRPr="00D05AF6" w:rsidRDefault="00144F8B" w:rsidP="005257F6">
      <w:pPr>
        <w:spacing w:line="360" w:lineRule="auto"/>
        <w:jc w:val="both"/>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319699ED" wp14:editId="799BE0A7">
            <wp:extent cx="6120130" cy="4981806"/>
            <wp:effectExtent l="152400" t="152400" r="166370" b="1809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6120130" cy="498180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F3D" w:rsidRPr="00D05AF6" w:rsidRDefault="006D4F3D" w:rsidP="005257F6">
      <w:pPr>
        <w:spacing w:line="360" w:lineRule="auto"/>
        <w:jc w:val="both"/>
        <w:rPr>
          <w:rFonts w:ascii="Times New Roman" w:hAnsi="Times New Roman" w:cs="Times New Roman"/>
        </w:rPr>
      </w:pPr>
    </w:p>
    <w:p w:rsidR="006D4F3D" w:rsidRPr="00D05AF6" w:rsidRDefault="006D4F3D" w:rsidP="005257F6">
      <w:pPr>
        <w:spacing w:line="360" w:lineRule="auto"/>
        <w:jc w:val="both"/>
        <w:rPr>
          <w:rFonts w:ascii="Times New Roman" w:hAnsi="Times New Roman" w:cs="Times New Roman"/>
        </w:rPr>
      </w:pPr>
    </w:p>
    <w:p w:rsidR="00144F8B" w:rsidRPr="00D05AF6" w:rsidRDefault="00144F8B" w:rsidP="005257F6">
      <w:pPr>
        <w:spacing w:line="360" w:lineRule="auto"/>
        <w:jc w:val="both"/>
        <w:rPr>
          <w:rFonts w:ascii="Times New Roman" w:hAnsi="Times New Roman" w:cs="Times New Roman"/>
        </w:rPr>
      </w:pPr>
    </w:p>
    <w:p w:rsidR="00DD1825" w:rsidRPr="00D05AF6" w:rsidRDefault="00144F8B" w:rsidP="00DD1825">
      <w:pPr>
        <w:pStyle w:val="Caption"/>
        <w:rPr>
          <w:rFonts w:ascii="Times New Roman" w:hAnsi="Times New Roman" w:cs="Times New Roman"/>
        </w:rPr>
      </w:pPr>
      <w:bookmarkStart w:id="664" w:name="_Toc485111578"/>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5</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DATA FLOW DIAGRAM</w:t>
      </w:r>
      <w:bookmarkEnd w:id="664"/>
    </w:p>
    <w:p w:rsidR="00DD1825" w:rsidRPr="00D05AF6" w:rsidRDefault="00DD1825">
      <w:pPr>
        <w:widowControl/>
        <w:suppressAutoHyphens w:val="0"/>
        <w:rPr>
          <w:rFonts w:ascii="Times New Roman" w:hAnsi="Times New Roman" w:cs="Times New Roman"/>
          <w:i/>
          <w:iCs/>
        </w:rPr>
      </w:pPr>
      <w:r w:rsidRPr="00D05AF6">
        <w:rPr>
          <w:rFonts w:ascii="Times New Roman" w:hAnsi="Times New Roman" w:cs="Times New Roman"/>
        </w:rPr>
        <w:br w:type="page"/>
      </w:r>
    </w:p>
    <w:p w:rsidR="00144F8B" w:rsidRPr="00D05AF6" w:rsidRDefault="00144F8B" w:rsidP="00DD1825">
      <w:pPr>
        <w:pStyle w:val="Caption"/>
        <w:rPr>
          <w:rFonts w:ascii="Times New Roman" w:hAnsi="Times New Roman" w:cs="Times New Roman"/>
        </w:rPr>
      </w:pPr>
    </w:p>
    <w:p w:rsidR="00144F8B" w:rsidRPr="00D05AF6" w:rsidRDefault="00144F8B" w:rsidP="005257F6">
      <w:pPr>
        <w:spacing w:line="360" w:lineRule="auto"/>
        <w:jc w:val="both"/>
        <w:rPr>
          <w:rFonts w:ascii="Times New Roman" w:hAnsi="Times New Roman" w:cs="Times New Roman"/>
        </w:rPr>
      </w:pPr>
    </w:p>
    <w:p w:rsidR="003A6BA4" w:rsidRPr="00D05AF6" w:rsidRDefault="00510701" w:rsidP="00510701">
      <w:pPr>
        <w:pStyle w:val="Heading1"/>
        <w:rPr>
          <w:rFonts w:ascii="Times New Roman" w:hAnsi="Times New Roman" w:cs="Times New Roman"/>
          <w:sz w:val="24"/>
          <w:szCs w:val="24"/>
        </w:rPr>
      </w:pPr>
      <w:bookmarkStart w:id="665" w:name="_Toc485111834"/>
      <w:r w:rsidRPr="00D05AF6">
        <w:rPr>
          <w:rFonts w:ascii="Times New Roman" w:hAnsi="Times New Roman" w:cs="Times New Roman"/>
          <w:sz w:val="24"/>
          <w:szCs w:val="24"/>
        </w:rPr>
        <w:t>5.5 DATABASE DESIGN</w:t>
      </w:r>
      <w:bookmarkEnd w:id="665"/>
    </w:p>
    <w:p w:rsidR="003A6BA4" w:rsidRPr="00D05AF6" w:rsidRDefault="003A6BA4" w:rsidP="003A6BA4">
      <w:pPr>
        <w:widowControl/>
        <w:suppressAutoHyphens w:val="0"/>
        <w:autoSpaceDE w:val="0"/>
        <w:autoSpaceDN w:val="0"/>
        <w:adjustRightInd w:val="0"/>
        <w:rPr>
          <w:rFonts w:ascii="Times New Roman" w:hAnsi="Times New Roman" w:cs="Times New Roman"/>
          <w:color w:val="auto"/>
          <w:lang w:bidi="ar-SA"/>
        </w:rPr>
      </w:pPr>
      <w:r w:rsidRPr="00D05AF6">
        <w:rPr>
          <w:rFonts w:ascii="Times New Roman" w:hAnsi="Times New Roman" w:cs="Times New Roman"/>
          <w:color w:val="auto"/>
          <w:lang w:bidi="ar-SA"/>
        </w:rPr>
        <w:t>The database design is directly mapped from the class diagram. The path attribute for File and</w:t>
      </w:r>
    </w:p>
    <w:p w:rsidR="003A6BA4" w:rsidRPr="00D05AF6" w:rsidRDefault="003A6BA4" w:rsidP="007052C8">
      <w:pPr>
        <w:widowControl/>
        <w:suppressAutoHyphens w:val="0"/>
        <w:autoSpaceDE w:val="0"/>
        <w:autoSpaceDN w:val="0"/>
        <w:adjustRightInd w:val="0"/>
        <w:rPr>
          <w:rFonts w:ascii="Times New Roman" w:hAnsi="Times New Roman" w:cs="Times New Roman"/>
          <w:color w:val="auto"/>
          <w:lang w:bidi="ar-SA"/>
        </w:rPr>
      </w:pPr>
      <w:r w:rsidRPr="00D05AF6">
        <w:rPr>
          <w:rFonts w:ascii="Times New Roman" w:hAnsi="Times New Roman" w:cs="Times New Roman"/>
          <w:color w:val="auto"/>
          <w:lang w:bidi="ar-SA"/>
        </w:rPr>
        <w:t>Folder table is optional, because the path of a file can be calculated by the relation between parent</w:t>
      </w:r>
      <w:r w:rsidR="007052C8" w:rsidRPr="00D05AF6">
        <w:rPr>
          <w:rFonts w:ascii="Times New Roman" w:hAnsi="Times New Roman" w:cs="Times New Roman"/>
          <w:color w:val="auto"/>
          <w:lang w:bidi="ar-SA"/>
        </w:rPr>
        <w:t xml:space="preserve"> </w:t>
      </w:r>
      <w:r w:rsidRPr="00D05AF6">
        <w:rPr>
          <w:rFonts w:ascii="Times New Roman" w:hAnsi="Times New Roman" w:cs="Times New Roman"/>
          <w:color w:val="auto"/>
          <w:lang w:bidi="ar-SA"/>
        </w:rPr>
        <w:t>folders.</w:t>
      </w:r>
    </w:p>
    <w:p w:rsidR="00F142FA" w:rsidRPr="00D05AF6" w:rsidRDefault="00510701" w:rsidP="005257F6">
      <w:pPr>
        <w:spacing w:line="360" w:lineRule="auto"/>
        <w:jc w:val="both"/>
        <w:rPr>
          <w:rFonts w:ascii="Times New Roman" w:hAnsi="Times New Roman" w:cs="Times New Roman"/>
        </w:rPr>
      </w:pPr>
      <w:r w:rsidRPr="00D05AF6">
        <w:rPr>
          <w:rFonts w:ascii="Times New Roman" w:hAnsi="Times New Roman" w:cs="Times New Roman"/>
        </w:rPr>
        <w:t xml:space="preserve">  </w:t>
      </w:r>
    </w:p>
    <w:p w:rsidR="00510701" w:rsidRPr="00D05AF6" w:rsidRDefault="00510701">
      <w:pPr>
        <w:widowControl/>
        <w:suppressAutoHyphens w:val="0"/>
        <w:rPr>
          <w:rFonts w:ascii="Times New Roman" w:hAnsi="Times New Roman" w:cs="Times New Roman"/>
        </w:rPr>
      </w:pPr>
    </w:p>
    <w:p w:rsidR="00510701" w:rsidRPr="00D05AF6" w:rsidRDefault="00510701">
      <w:pPr>
        <w:widowControl/>
        <w:suppressAutoHyphens w:val="0"/>
        <w:rPr>
          <w:rFonts w:ascii="Times New Roman" w:hAnsi="Times New Roman" w:cs="Times New Roman"/>
        </w:rPr>
      </w:pPr>
    </w:p>
    <w:p w:rsidR="00510701" w:rsidRPr="00D05AF6" w:rsidRDefault="0053301D" w:rsidP="00510701">
      <w:pPr>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55741BCE" wp14:editId="625B8B0C">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71800"/>
                    </a:xfrm>
                    <a:prstGeom prst="rect">
                      <a:avLst/>
                    </a:prstGeom>
                    <a:pattFill prst="solidDmnd">
                      <a:fgClr>
                        <a:schemeClr val="accent1"/>
                      </a:fgClr>
                      <a:bgClr>
                        <a:schemeClr val="bg1"/>
                      </a:bgClr>
                    </a:pattFill>
                  </pic:spPr>
                </pic:pic>
              </a:graphicData>
            </a:graphic>
          </wp:inline>
        </w:drawing>
      </w:r>
    </w:p>
    <w:p w:rsidR="00510701" w:rsidRPr="00D05AF6" w:rsidRDefault="00510701" w:rsidP="00510701">
      <w:pPr>
        <w:widowControl/>
        <w:suppressAutoHyphens w:val="0"/>
        <w:rPr>
          <w:rFonts w:ascii="Times New Roman" w:hAnsi="Times New Roman" w:cs="Times New Roman"/>
        </w:rPr>
      </w:pPr>
      <w:bookmarkStart w:id="666" w:name="_Toc485111579"/>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6</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INPUT DESIGN</w:t>
      </w:r>
      <w:bookmarkEnd w:id="666"/>
    </w:p>
    <w:p w:rsidR="00510701" w:rsidRPr="00D05AF6" w:rsidRDefault="00510701">
      <w:pPr>
        <w:widowControl/>
        <w:suppressAutoHyphens w:val="0"/>
        <w:rPr>
          <w:rFonts w:ascii="Times New Roman" w:hAnsi="Times New Roman" w:cs="Times New Roman"/>
        </w:rPr>
      </w:pPr>
    </w:p>
    <w:p w:rsidR="00510701" w:rsidRPr="00D05AF6" w:rsidRDefault="00510701">
      <w:pPr>
        <w:widowControl/>
        <w:suppressAutoHyphens w:val="0"/>
        <w:rPr>
          <w:rFonts w:ascii="Times New Roman" w:hAnsi="Times New Roman" w:cs="Times New Roman"/>
        </w:rPr>
      </w:pPr>
      <w:r w:rsidRPr="00D05AF6">
        <w:rPr>
          <w:rFonts w:ascii="Times New Roman" w:hAnsi="Times New Roman" w:cs="Times New Roman"/>
        </w:rPr>
        <w:br w:type="page"/>
      </w:r>
    </w:p>
    <w:p w:rsidR="0053301D" w:rsidRPr="00D05AF6" w:rsidRDefault="0053301D" w:rsidP="0053301D">
      <w:pPr>
        <w:pStyle w:val="Heading1"/>
        <w:rPr>
          <w:rFonts w:ascii="Times New Roman" w:hAnsi="Times New Roman" w:cs="Times New Roman"/>
        </w:rPr>
      </w:pPr>
      <w:bookmarkStart w:id="667" w:name="_Toc485111835"/>
      <w:r w:rsidRPr="00D05AF6">
        <w:rPr>
          <w:rFonts w:ascii="Times New Roman" w:hAnsi="Times New Roman" w:cs="Times New Roman"/>
          <w:noProof/>
          <w:lang w:eastAsia="en-US" w:bidi="ar-SA"/>
        </w:rPr>
        <w:lastRenderedPageBreak/>
        <w:drawing>
          <wp:inline distT="0" distB="0" distL="0" distR="0" wp14:anchorId="6CF223B3" wp14:editId="205069CA">
            <wp:extent cx="5943600" cy="3804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04920"/>
                    </a:xfrm>
                    <a:prstGeom prst="rect">
                      <a:avLst/>
                    </a:prstGeom>
                  </pic:spPr>
                </pic:pic>
              </a:graphicData>
            </a:graphic>
          </wp:inline>
        </w:drawing>
      </w:r>
      <w:bookmarkEnd w:id="667"/>
    </w:p>
    <w:p w:rsidR="00DE7DEC" w:rsidRPr="00D05AF6" w:rsidRDefault="0053301D" w:rsidP="00D45D79">
      <w:pPr>
        <w:pStyle w:val="Caption"/>
        <w:rPr>
          <w:rFonts w:ascii="Times New Roman" w:hAnsi="Times New Roman" w:cs="Times New Roman"/>
        </w:rPr>
      </w:pPr>
      <w:bookmarkStart w:id="668" w:name="_Toc485111580"/>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7</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OUTPUT DESIGN</w:t>
      </w:r>
      <w:r w:rsidR="00A3719B" w:rsidRPr="00D05AF6">
        <w:rPr>
          <w:rFonts w:ascii="Times New Roman" w:hAnsi="Times New Roman" w:cs="Times New Roman"/>
        </w:rPr>
        <w:t>APPENDIX</w:t>
      </w:r>
      <w:bookmarkEnd w:id="668"/>
      <w:r w:rsidR="00DE7DEC" w:rsidRPr="00D05AF6">
        <w:rPr>
          <w:rFonts w:ascii="Times New Roman" w:hAnsi="Times New Roman" w:cs="Times New Roman"/>
        </w:rPr>
        <w:t xml:space="preserve"> </w:t>
      </w:r>
    </w:p>
    <w:p w:rsidR="00D05AF6" w:rsidRDefault="00D05AF6">
      <w:pPr>
        <w:widowControl/>
        <w:suppressAutoHyphens w:val="0"/>
        <w:rPr>
          <w:rFonts w:ascii="Times New Roman" w:hAnsi="Times New Roman" w:cs="Times New Roman"/>
        </w:rPr>
      </w:pPr>
      <w:bookmarkStart w:id="669" w:name="_Toc485141622"/>
      <w:bookmarkStart w:id="670" w:name="_Toc485111836"/>
      <w:r>
        <w:rPr>
          <w:rFonts w:ascii="Times New Roman" w:hAnsi="Times New Roman" w:cs="Times New Roman"/>
        </w:rPr>
        <w:br w:type="page"/>
      </w:r>
    </w:p>
    <w:p w:rsidR="00DE7DEC" w:rsidRPr="00D05AF6" w:rsidRDefault="00DE7DEC" w:rsidP="00D05AF6">
      <w:pPr>
        <w:widowControl/>
        <w:suppressAutoHyphens w:val="0"/>
        <w:rPr>
          <w:rFonts w:ascii="Times New Roman" w:hAnsi="Times New Roman" w:cs="Times New Roman"/>
          <w:i/>
          <w:iCs/>
        </w:rPr>
      </w:pPr>
      <w:r w:rsidRPr="00D05AF6">
        <w:rPr>
          <w:rFonts w:ascii="Times New Roman" w:hAnsi="Times New Roman" w:cs="Times New Roman"/>
          <w:sz w:val="32"/>
          <w:szCs w:val="32"/>
        </w:rPr>
        <w:lastRenderedPageBreak/>
        <w:t>CHAPTER 6</w:t>
      </w:r>
      <w:bookmarkStart w:id="671" w:name="_Toc485141623"/>
      <w:bookmarkEnd w:id="669"/>
      <w:r w:rsidRPr="00D05AF6">
        <w:rPr>
          <w:rFonts w:ascii="Times New Roman" w:hAnsi="Times New Roman" w:cs="Times New Roman"/>
          <w:sz w:val="32"/>
          <w:szCs w:val="32"/>
        </w:rPr>
        <w:t>:</w:t>
      </w:r>
      <w:r w:rsidR="00D05AF6" w:rsidRPr="00D05AF6">
        <w:rPr>
          <w:rFonts w:ascii="Times New Roman" w:hAnsi="Times New Roman" w:cs="Times New Roman"/>
          <w:sz w:val="32"/>
          <w:szCs w:val="32"/>
        </w:rPr>
        <w:t xml:space="preserve"> </w:t>
      </w:r>
      <w:r w:rsidRPr="00D05AF6">
        <w:rPr>
          <w:rFonts w:ascii="Times New Roman" w:hAnsi="Times New Roman" w:cs="Times New Roman"/>
          <w:sz w:val="32"/>
          <w:szCs w:val="32"/>
        </w:rPr>
        <w:t>SYSTEM IMPLEMENTATION AND TESTING.</w:t>
      </w:r>
      <w:bookmarkEnd w:id="670"/>
      <w:bookmarkEnd w:id="671"/>
    </w:p>
    <w:p w:rsidR="00DE7DEC" w:rsidRPr="00D05AF6" w:rsidRDefault="00DE7DEC" w:rsidP="00D05AF6">
      <w:pPr>
        <w:pStyle w:val="Heading4"/>
        <w:spacing w:line="360" w:lineRule="auto"/>
        <w:rPr>
          <w:rFonts w:ascii="Times New Roman" w:hAnsi="Times New Roman" w:cs="Times New Roman"/>
        </w:rPr>
      </w:pPr>
      <w:r w:rsidRPr="00D05AF6">
        <w:rPr>
          <w:rFonts w:ascii="Times New Roman" w:hAnsi="Times New Roman" w:cs="Times New Roman"/>
        </w:rPr>
        <w:t xml:space="preserve">6.0: Introduction </w:t>
      </w:r>
    </w:p>
    <w:p w:rsidR="00DE7DEC" w:rsidRPr="00D05AF6" w:rsidRDefault="00DE7DEC"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sidRPr="00D05AF6">
        <w:rPr>
          <w:rFonts w:ascii="Times New Roman" w:hAnsi="Times New Roman" w:cs="Times New Roman"/>
          <w:color w:val="auto"/>
          <w:lang w:bidi="ar-SA"/>
        </w:rPr>
        <w:t>This section guides system users about this software application, implementation and its functionalities. The system application is implemented using Windows 8 environment and the database management system used is MySQL (Oracle Corporation).</w:t>
      </w:r>
    </w:p>
    <w:p w:rsidR="00DE7DEC" w:rsidRPr="00D05AF6" w:rsidRDefault="00DE7DEC"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sidRPr="00D05AF6">
        <w:rPr>
          <w:rFonts w:ascii="Times New Roman" w:hAnsi="Times New Roman" w:cs="Times New Roman"/>
          <w:color w:val="auto"/>
          <w:lang w:bidi="ar-SA"/>
        </w:rPr>
        <w:t>Security and accessibility to the database is done through use of passwords to access the database and user name.</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sz w:val="19"/>
          <w:szCs w:val="19"/>
          <w:lang w:bidi="ar-SA"/>
        </w:rPr>
      </w:pPr>
    </w:p>
    <w:p w:rsidR="00DE7DEC" w:rsidRPr="00D05AF6" w:rsidRDefault="00DE7DEC" w:rsidP="00D05AF6">
      <w:pPr>
        <w:pStyle w:val="Heading4"/>
        <w:spacing w:line="360" w:lineRule="auto"/>
        <w:rPr>
          <w:rFonts w:ascii="Times New Roman" w:hAnsi="Times New Roman" w:cs="Times New Roman"/>
        </w:rPr>
      </w:pPr>
      <w:r w:rsidRPr="00D05AF6">
        <w:rPr>
          <w:rFonts w:ascii="Times New Roman" w:hAnsi="Times New Roman" w:cs="Times New Roman"/>
        </w:rPr>
        <w:t>6.1: Implementation</w:t>
      </w:r>
    </w:p>
    <w:p w:rsidR="00DE7DEC" w:rsidRPr="00D05AF6" w:rsidRDefault="00DE7DEC"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sidRPr="00D05AF6">
        <w:rPr>
          <w:rFonts w:ascii="Times New Roman" w:hAnsi="Times New Roman" w:cs="Times New Roman"/>
          <w:color w:val="auto"/>
          <w:lang w:bidi="ar-SA"/>
        </w:rPr>
        <w:t>Includes all components of the system that is: hardware, software and training users of the system and a parallel conversion is used for the advantage of low risks and being able to compare performance with the old one.</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p>
    <w:p w:rsidR="00DE7DEC" w:rsidRPr="00D05AF6" w:rsidRDefault="00DE7DEC" w:rsidP="00D05AF6">
      <w:pPr>
        <w:pStyle w:val="Heading4"/>
        <w:spacing w:line="360" w:lineRule="auto"/>
        <w:rPr>
          <w:rFonts w:ascii="Times New Roman" w:hAnsi="Times New Roman" w:cs="Times New Roman"/>
        </w:rPr>
      </w:pPr>
      <w:r w:rsidRPr="00D05AF6">
        <w:rPr>
          <w:rFonts w:ascii="Times New Roman" w:hAnsi="Times New Roman" w:cs="Times New Roman"/>
        </w:rPr>
        <w:t>6.2: Software life-cycle model</w:t>
      </w:r>
    </w:p>
    <w:p w:rsidR="00DE7DEC" w:rsidRPr="00D05AF6" w:rsidRDefault="00DE7DEC"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sidRPr="00D05AF6">
        <w:rPr>
          <w:rFonts w:ascii="Times New Roman" w:hAnsi="Times New Roman" w:cs="Times New Roman"/>
          <w:color w:val="auto"/>
          <w:lang w:bidi="ar-SA"/>
        </w:rPr>
        <w:t>In this system the waterfall model will be employed. The approach will enforce proper installation, documentation is a must and you cannot proceed to another phase without approval from the management, which is easy and cheap to maintain.</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p>
    <w:p w:rsidR="00DE7DEC" w:rsidRPr="00D05AF6" w:rsidRDefault="00DE7DEC" w:rsidP="00D05AF6">
      <w:pPr>
        <w:pStyle w:val="Heading4"/>
        <w:spacing w:line="360" w:lineRule="auto"/>
        <w:rPr>
          <w:rFonts w:ascii="Times New Roman" w:hAnsi="Times New Roman" w:cs="Times New Roman"/>
        </w:rPr>
      </w:pPr>
      <w:r w:rsidRPr="00D05AF6">
        <w:rPr>
          <w:rFonts w:ascii="Times New Roman" w:hAnsi="Times New Roman" w:cs="Times New Roman"/>
        </w:rPr>
        <w:t>6.3: Testing</w:t>
      </w:r>
    </w:p>
    <w:p w:rsidR="00DE7DEC" w:rsidRPr="00D05AF6" w:rsidRDefault="00DE7DEC" w:rsidP="00D05AF6">
      <w:pPr>
        <w:widowControl/>
        <w:suppressAutoHyphens w:val="0"/>
        <w:spacing w:line="360" w:lineRule="auto"/>
        <w:jc w:val="both"/>
        <w:rPr>
          <w:rFonts w:ascii="Times New Roman" w:hAnsi="Times New Roman" w:cs="Times New Roman"/>
          <w:color w:val="000000"/>
        </w:rPr>
      </w:pPr>
      <w:r w:rsidRPr="00D05AF6">
        <w:rPr>
          <w:rFonts w:ascii="Times New Roman" w:hAnsi="Times New Roman" w:cs="Times New Roman"/>
          <w:color w:val="000000"/>
        </w:rPr>
        <w:t>The aim of the system testing process is to determine all defects in our project .The program was subjected to a set of test inputs and various observations were made and based on these observations it will be decided whether the program behaves as expected or not.</w:t>
      </w:r>
    </w:p>
    <w:p w:rsidR="00DE7DEC" w:rsidRPr="00D05AF6" w:rsidRDefault="00DE7DEC" w:rsidP="00D05AF6">
      <w:pPr>
        <w:spacing w:line="360" w:lineRule="auto"/>
        <w:rPr>
          <w:rFonts w:ascii="Times New Roman" w:hAnsi="Times New Roman" w:cs="Times New Roman"/>
          <w:lang w:bidi="ar-SA"/>
        </w:rPr>
      </w:pPr>
    </w:p>
    <w:p w:rsidR="00DE7DEC" w:rsidRPr="00D05AF6" w:rsidRDefault="00DE7DEC" w:rsidP="00F24CCF">
      <w:pPr>
        <w:widowControl/>
        <w:suppressAutoHyphens w:val="0"/>
        <w:autoSpaceDE w:val="0"/>
        <w:autoSpaceDN w:val="0"/>
        <w:adjustRightInd w:val="0"/>
        <w:spacing w:line="360" w:lineRule="auto"/>
        <w:jc w:val="both"/>
        <w:rPr>
          <w:rFonts w:ascii="Times New Roman" w:hAnsi="Times New Roman" w:cs="Times New Roman"/>
          <w:color w:val="auto"/>
          <w:lang w:bidi="ar-SA"/>
        </w:rPr>
      </w:pPr>
      <w:r w:rsidRPr="00D05AF6">
        <w:rPr>
          <w:rFonts w:ascii="Times New Roman" w:hAnsi="Times New Roman" w:cs="Times New Roman"/>
          <w:color w:val="auto"/>
          <w:lang w:bidi="ar-SA"/>
        </w:rPr>
        <w:t xml:space="preserve">This software will work as a prototype model thus testing of the product functionality is based in part on the results of executing the </w:t>
      </w:r>
      <w:r w:rsidRPr="00D05AF6">
        <w:rPr>
          <w:rFonts w:ascii="Times New Roman" w:hAnsi="Times New Roman" w:cs="Times New Roman"/>
          <w:lang w:bidi="ar-SA"/>
        </w:rPr>
        <w:t>product in a known environment with selected inputs and testing for</w:t>
      </w:r>
      <w:r w:rsidRPr="00D05AF6">
        <w:rPr>
          <w:rFonts w:ascii="Times New Roman" w:hAnsi="Times New Roman" w:cs="Times New Roman"/>
          <w:color w:val="auto"/>
          <w:lang w:bidi="ar-SA"/>
        </w:rPr>
        <w:t xml:space="preserve"> validation to determine whether the application as a whole satisfies the specifications or objectives will be done.</w:t>
      </w:r>
    </w:p>
    <w:p w:rsidR="00DE7DEC" w:rsidRPr="00D05AF6" w:rsidRDefault="00DE7DEC" w:rsidP="00D05AF6">
      <w:pPr>
        <w:pStyle w:val="ListParagraph"/>
        <w:numPr>
          <w:ilvl w:val="0"/>
          <w:numId w:val="18"/>
        </w:numPr>
        <w:autoSpaceDE w:val="0"/>
        <w:autoSpaceDN w:val="0"/>
        <w:adjustRightInd w:val="0"/>
        <w:spacing w:line="360" w:lineRule="auto"/>
        <w:rPr>
          <w:rFonts w:ascii="Times New Roman" w:hAnsi="Times New Roman" w:cs="Times New Roman"/>
          <w:i/>
          <w:sz w:val="24"/>
          <w:szCs w:val="24"/>
          <w:u w:val="single"/>
        </w:rPr>
      </w:pPr>
      <w:r w:rsidRPr="00D05AF6">
        <w:rPr>
          <w:rFonts w:ascii="Times New Roman" w:hAnsi="Times New Roman" w:cs="Times New Roman"/>
          <w:i/>
          <w:sz w:val="24"/>
          <w:szCs w:val="24"/>
          <w:u w:val="single"/>
        </w:rPr>
        <w:t>This will be done as follows:</w:t>
      </w:r>
    </w:p>
    <w:p w:rsidR="00DE7DEC" w:rsidRPr="00D05AF6" w:rsidRDefault="00DE7DEC" w:rsidP="00D05AF6">
      <w:pPr>
        <w:pStyle w:val="ListParagraph"/>
        <w:numPr>
          <w:ilvl w:val="1"/>
          <w:numId w:val="18"/>
        </w:numPr>
        <w:autoSpaceDE w:val="0"/>
        <w:autoSpaceDN w:val="0"/>
        <w:adjustRightInd w:val="0"/>
        <w:spacing w:line="360" w:lineRule="auto"/>
        <w:rPr>
          <w:rFonts w:ascii="Times New Roman" w:hAnsi="Times New Roman" w:cs="Times New Roman"/>
          <w:i/>
          <w:sz w:val="24"/>
          <w:szCs w:val="24"/>
          <w:u w:val="single"/>
        </w:rPr>
      </w:pPr>
      <w:r w:rsidRPr="00D05AF6">
        <w:rPr>
          <w:rFonts w:ascii="Times New Roman" w:hAnsi="Times New Roman" w:cs="Times New Roman"/>
          <w:sz w:val="24"/>
          <w:szCs w:val="24"/>
        </w:rPr>
        <w:t>Testing of each component.</w:t>
      </w:r>
    </w:p>
    <w:p w:rsidR="00DE7DEC" w:rsidRPr="00D05AF6" w:rsidRDefault="00DE7DEC" w:rsidP="00D05AF6">
      <w:pPr>
        <w:pStyle w:val="ListParagraph"/>
        <w:numPr>
          <w:ilvl w:val="1"/>
          <w:numId w:val="18"/>
        </w:numPr>
        <w:autoSpaceDE w:val="0"/>
        <w:autoSpaceDN w:val="0"/>
        <w:adjustRightInd w:val="0"/>
        <w:spacing w:line="360" w:lineRule="auto"/>
        <w:rPr>
          <w:rFonts w:ascii="Times New Roman" w:hAnsi="Times New Roman" w:cs="Times New Roman"/>
          <w:i/>
          <w:sz w:val="24"/>
          <w:szCs w:val="24"/>
          <w:u w:val="single"/>
        </w:rPr>
      </w:pPr>
      <w:r w:rsidRPr="00D05AF6">
        <w:rPr>
          <w:rFonts w:ascii="Times New Roman" w:hAnsi="Times New Roman" w:cs="Times New Roman"/>
          <w:sz w:val="24"/>
          <w:szCs w:val="24"/>
        </w:rPr>
        <w:t>Testing integration of each component in the system.</w:t>
      </w:r>
    </w:p>
    <w:p w:rsidR="00DE7DEC" w:rsidRPr="00D05AF6" w:rsidRDefault="00DE7DEC" w:rsidP="00D05AF6">
      <w:pPr>
        <w:pStyle w:val="ListParagraph"/>
        <w:numPr>
          <w:ilvl w:val="1"/>
          <w:numId w:val="18"/>
        </w:numPr>
        <w:autoSpaceDE w:val="0"/>
        <w:autoSpaceDN w:val="0"/>
        <w:adjustRightInd w:val="0"/>
        <w:spacing w:line="360" w:lineRule="auto"/>
        <w:rPr>
          <w:rFonts w:ascii="Times New Roman" w:hAnsi="Times New Roman" w:cs="Times New Roman"/>
          <w:i/>
          <w:sz w:val="24"/>
          <w:szCs w:val="24"/>
          <w:u w:val="single"/>
        </w:rPr>
      </w:pPr>
      <w:r w:rsidRPr="00D05AF6">
        <w:rPr>
          <w:rFonts w:ascii="Times New Roman" w:hAnsi="Times New Roman" w:cs="Times New Roman"/>
          <w:sz w:val="24"/>
          <w:szCs w:val="24"/>
        </w:rPr>
        <w:t xml:space="preserve">Correct working in a live environment testing. </w:t>
      </w:r>
    </w:p>
    <w:p w:rsidR="00DE7DEC" w:rsidRPr="00D05AF6" w:rsidRDefault="00DE7DEC" w:rsidP="00D05AF6">
      <w:pPr>
        <w:pStyle w:val="ListParagraph"/>
        <w:numPr>
          <w:ilvl w:val="1"/>
          <w:numId w:val="18"/>
        </w:numPr>
        <w:autoSpaceDE w:val="0"/>
        <w:autoSpaceDN w:val="0"/>
        <w:adjustRightInd w:val="0"/>
        <w:spacing w:line="360" w:lineRule="auto"/>
        <w:rPr>
          <w:rFonts w:ascii="Times New Roman" w:hAnsi="Times New Roman" w:cs="Times New Roman"/>
          <w:i/>
          <w:sz w:val="24"/>
          <w:szCs w:val="24"/>
          <w:u w:val="single"/>
        </w:rPr>
      </w:pPr>
      <w:r w:rsidRPr="00D05AF6">
        <w:rPr>
          <w:rFonts w:ascii="Times New Roman" w:hAnsi="Times New Roman" w:cs="Times New Roman"/>
          <w:sz w:val="24"/>
          <w:szCs w:val="24"/>
        </w:rPr>
        <w:t>User acceptance testing.</w:t>
      </w: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lastRenderedPageBreak/>
        <w:t>6.3.1: Test Scope</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r w:rsidRPr="00D05AF6">
        <w:rPr>
          <w:rFonts w:ascii="Times New Roman" w:hAnsi="Times New Roman" w:cs="Times New Roman"/>
          <w:color w:val="auto"/>
          <w:lang w:bidi="ar-SA"/>
        </w:rPr>
        <w:t>In the scope of the user acceptance testing will cover the following to determine if the system has met user requirements and problem that is being addressed solved.</w:t>
      </w:r>
    </w:p>
    <w:p w:rsidR="00DE7DEC" w:rsidRPr="00D05AF6" w:rsidRDefault="00DE7DEC" w:rsidP="00D05AF6">
      <w:pPr>
        <w:pStyle w:val="ListParagraph"/>
        <w:numPr>
          <w:ilvl w:val="0"/>
          <w:numId w:val="19"/>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Very first of prototype of the system</w:t>
      </w:r>
    </w:p>
    <w:p w:rsidR="00DE7DEC" w:rsidRPr="00D05AF6" w:rsidRDefault="00DE7DEC" w:rsidP="00D05AF6">
      <w:pPr>
        <w:pStyle w:val="ListParagraph"/>
        <w:numPr>
          <w:ilvl w:val="0"/>
          <w:numId w:val="19"/>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User evaluating system effectiveness as defined by use cases.</w:t>
      </w:r>
    </w:p>
    <w:p w:rsidR="00DE7DEC" w:rsidRPr="00D05AF6" w:rsidRDefault="00DE7DEC" w:rsidP="00D05AF6">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D05AF6">
        <w:rPr>
          <w:rFonts w:ascii="Times New Roman" w:hAnsi="Times New Roman" w:cs="Times New Roman"/>
          <w:color w:val="auto"/>
          <w:sz w:val="24"/>
          <w:szCs w:val="24"/>
        </w:rPr>
        <w:t>Administrator-facing functionality defined by use cases</w:t>
      </w: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t>6.3.2: Test Strategy</w:t>
      </w:r>
    </w:p>
    <w:p w:rsidR="00DE7DEC" w:rsidRPr="00D05AF6" w:rsidRDefault="00DE7DEC" w:rsidP="00D05AF6">
      <w:pPr>
        <w:autoSpaceDE w:val="0"/>
        <w:autoSpaceDN w:val="0"/>
        <w:adjustRightInd w:val="0"/>
        <w:spacing w:line="360" w:lineRule="auto"/>
        <w:rPr>
          <w:rFonts w:ascii="Times New Roman" w:hAnsi="Times New Roman" w:cs="Times New Roman"/>
        </w:rPr>
      </w:pPr>
      <w:r w:rsidRPr="00D05AF6">
        <w:rPr>
          <w:rFonts w:ascii="Times New Roman" w:hAnsi="Times New Roman" w:cs="Times New Roman"/>
        </w:rPr>
        <w:t>For the Simulated Online Laboratory, acceptance testing will be done by the users, supervisor and administrators of the system.</w:t>
      </w:r>
    </w:p>
    <w:p w:rsidR="00DE7DEC" w:rsidRPr="00D05AF6" w:rsidRDefault="00DE7DEC" w:rsidP="00F24CCF">
      <w:pPr>
        <w:autoSpaceDE w:val="0"/>
        <w:autoSpaceDN w:val="0"/>
        <w:adjustRightInd w:val="0"/>
        <w:spacing w:line="360" w:lineRule="auto"/>
        <w:jc w:val="both"/>
        <w:rPr>
          <w:rFonts w:ascii="Times New Roman" w:hAnsi="Times New Roman" w:cs="Times New Roman"/>
        </w:rPr>
      </w:pPr>
      <w:r w:rsidRPr="00D05AF6">
        <w:rPr>
          <w:rFonts w:ascii="Times New Roman" w:hAnsi="Times New Roman" w:cs="Times New Roman"/>
        </w:rPr>
        <w:t xml:space="preserve">User acceptance shows that other tests were good thus after users accept the simulated laboratory system shows that it’s stable and reliable. In case of any changes they will be sent to the development team and change </w:t>
      </w:r>
      <w:proofErr w:type="gramStart"/>
      <w:r w:rsidRPr="00D05AF6">
        <w:rPr>
          <w:rFonts w:ascii="Times New Roman" w:hAnsi="Times New Roman" w:cs="Times New Roman"/>
        </w:rPr>
        <w:t>be</w:t>
      </w:r>
      <w:proofErr w:type="gramEnd"/>
      <w:r w:rsidRPr="00D05AF6">
        <w:rPr>
          <w:rFonts w:ascii="Times New Roman" w:hAnsi="Times New Roman" w:cs="Times New Roman"/>
        </w:rPr>
        <w:t xml:space="preserve"> determined but the team together with the test team. The change will then </w:t>
      </w:r>
      <w:proofErr w:type="gramStart"/>
      <w:r w:rsidRPr="00D05AF6">
        <w:rPr>
          <w:rFonts w:ascii="Times New Roman" w:hAnsi="Times New Roman" w:cs="Times New Roman"/>
        </w:rPr>
        <w:t>be</w:t>
      </w:r>
      <w:proofErr w:type="gramEnd"/>
      <w:r w:rsidRPr="00D05AF6">
        <w:rPr>
          <w:rFonts w:ascii="Times New Roman" w:hAnsi="Times New Roman" w:cs="Times New Roman"/>
        </w:rPr>
        <w:t xml:space="preserve"> evaluated and determine if the change is required or not. If change is needed the bug report will be translated changed and passed on to development.</w:t>
      </w:r>
    </w:p>
    <w:p w:rsidR="00DE7DEC" w:rsidRPr="00D05AF6" w:rsidRDefault="00DE7DEC" w:rsidP="00D05AF6">
      <w:pPr>
        <w:autoSpaceDE w:val="0"/>
        <w:autoSpaceDN w:val="0"/>
        <w:adjustRightInd w:val="0"/>
        <w:spacing w:line="360" w:lineRule="auto"/>
        <w:rPr>
          <w:rFonts w:ascii="Times New Roman" w:hAnsi="Times New Roman" w:cs="Times New Roman"/>
        </w:rPr>
      </w:pP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t>6.3.3: Preconditions</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r w:rsidRPr="00D05AF6">
        <w:rPr>
          <w:rFonts w:ascii="Times New Roman" w:hAnsi="Times New Roman" w:cs="Times New Roman"/>
          <w:color w:val="auto"/>
          <w:lang w:bidi="ar-SA"/>
        </w:rPr>
        <w:t>Before testing will have:</w:t>
      </w:r>
    </w:p>
    <w:p w:rsidR="00DE7DEC" w:rsidRPr="00D05AF6" w:rsidRDefault="00F24CCF" w:rsidP="00F24CCF">
      <w:pPr>
        <w:pStyle w:val="ListParagraph"/>
        <w:numPr>
          <w:ilvl w:val="0"/>
          <w:numId w:val="20"/>
        </w:num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Web based Science</w:t>
      </w:r>
      <w:r w:rsidR="00DE7DEC" w:rsidRPr="00D05AF6">
        <w:rPr>
          <w:rFonts w:ascii="Times New Roman" w:hAnsi="Times New Roman" w:cs="Times New Roman"/>
          <w:color w:val="auto"/>
          <w:sz w:val="24"/>
          <w:szCs w:val="24"/>
        </w:rPr>
        <w:t xml:space="preserve"> Laboratory System functionally specified as use cases and usage scenarios.</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 xml:space="preserve">Validation test </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Procedures of dealing with changes in the test process.</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Acceptance testing specification.</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Enough resources</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An implemented test environment for the testing</w:t>
      </w:r>
    </w:p>
    <w:p w:rsidR="00DE7DEC" w:rsidRPr="00D05AF6" w:rsidRDefault="00DE7DEC" w:rsidP="00D05AF6">
      <w:pPr>
        <w:pStyle w:val="ListParagraph"/>
        <w:numPr>
          <w:ilvl w:val="0"/>
          <w:numId w:val="20"/>
        </w:numPr>
        <w:autoSpaceDE w:val="0"/>
        <w:autoSpaceDN w:val="0"/>
        <w:adjustRightInd w:val="0"/>
        <w:spacing w:line="360" w:lineRule="auto"/>
        <w:rPr>
          <w:rFonts w:ascii="Times New Roman" w:hAnsi="Times New Roman" w:cs="Times New Roman"/>
          <w:color w:val="auto"/>
          <w:sz w:val="19"/>
          <w:szCs w:val="19"/>
        </w:rPr>
      </w:pPr>
      <w:r w:rsidRPr="00D05AF6">
        <w:rPr>
          <w:rFonts w:ascii="Times New Roman" w:hAnsi="Times New Roman" w:cs="Times New Roman"/>
          <w:color w:val="auto"/>
          <w:sz w:val="24"/>
          <w:szCs w:val="24"/>
        </w:rPr>
        <w:t>Available standards for the acceptance testing</w:t>
      </w: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t>6.3.4: Test Priorities</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r w:rsidRPr="00D05AF6">
        <w:rPr>
          <w:rFonts w:ascii="Times New Roman" w:hAnsi="Times New Roman" w:cs="Times New Roman"/>
          <w:color w:val="auto"/>
          <w:lang w:bidi="ar-SA"/>
        </w:rPr>
        <w:t>The testing will be done in order of priority</w:t>
      </w:r>
    </w:p>
    <w:p w:rsidR="00DE7DEC" w:rsidRPr="00D05AF6" w:rsidRDefault="00DE7DEC" w:rsidP="00D05AF6">
      <w:pPr>
        <w:pStyle w:val="ListParagraph"/>
        <w:numPr>
          <w:ilvl w:val="0"/>
          <w:numId w:val="21"/>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Required functions are available and working as expected</w:t>
      </w:r>
    </w:p>
    <w:p w:rsidR="00DE7DEC" w:rsidRPr="00D05AF6" w:rsidRDefault="00DE7DEC" w:rsidP="00D05AF6">
      <w:pPr>
        <w:pStyle w:val="ListParagraph"/>
        <w:numPr>
          <w:ilvl w:val="0"/>
          <w:numId w:val="21"/>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User-friendliness and intuitiveness of.</w:t>
      </w:r>
    </w:p>
    <w:p w:rsidR="00DE7DEC" w:rsidRPr="00D05AF6" w:rsidRDefault="00DE7DEC" w:rsidP="00D05AF6">
      <w:pPr>
        <w:pStyle w:val="ListParagraph"/>
        <w:numPr>
          <w:ilvl w:val="0"/>
          <w:numId w:val="21"/>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System security and guarantee user data is</w:t>
      </w:r>
    </w:p>
    <w:p w:rsidR="00DE7DEC" w:rsidRPr="00D05AF6" w:rsidRDefault="00DE7DEC" w:rsidP="00D05AF6">
      <w:pPr>
        <w:pStyle w:val="ListParagraph"/>
        <w:numPr>
          <w:ilvl w:val="0"/>
          <w:numId w:val="21"/>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Response times are within limit.</w:t>
      </w:r>
    </w:p>
    <w:p w:rsidR="00DE7DEC" w:rsidRPr="00D05AF6" w:rsidRDefault="00DE7DEC" w:rsidP="00D05AF6">
      <w:pPr>
        <w:pStyle w:val="ListParagraph"/>
        <w:numPr>
          <w:ilvl w:val="0"/>
          <w:numId w:val="21"/>
        </w:numPr>
        <w:autoSpaceDE w:val="0"/>
        <w:autoSpaceDN w:val="0"/>
        <w:adjustRightInd w:val="0"/>
        <w:spacing w:line="360" w:lineRule="auto"/>
        <w:rPr>
          <w:rFonts w:ascii="Times New Roman" w:hAnsi="Times New Roman" w:cs="Times New Roman"/>
          <w:sz w:val="24"/>
          <w:szCs w:val="24"/>
        </w:rPr>
      </w:pPr>
      <w:r w:rsidRPr="00D05AF6">
        <w:rPr>
          <w:rFonts w:ascii="Times New Roman" w:hAnsi="Times New Roman" w:cs="Times New Roman"/>
          <w:color w:val="auto"/>
          <w:sz w:val="24"/>
          <w:szCs w:val="24"/>
        </w:rPr>
        <w:t>How straightforward it is to use the application in new, unpredicted ways.</w:t>
      </w:r>
    </w:p>
    <w:p w:rsidR="00DE7DEC" w:rsidRPr="00D05AF6" w:rsidRDefault="00DE7DEC" w:rsidP="00D05AF6">
      <w:pPr>
        <w:autoSpaceDE w:val="0"/>
        <w:autoSpaceDN w:val="0"/>
        <w:adjustRightInd w:val="0"/>
        <w:spacing w:line="360" w:lineRule="auto"/>
        <w:rPr>
          <w:rFonts w:ascii="Times New Roman" w:hAnsi="Times New Roman" w:cs="Times New Roman"/>
        </w:rPr>
      </w:pPr>
    </w:p>
    <w:p w:rsidR="00DE7DEC" w:rsidRPr="00D05AF6" w:rsidRDefault="00DE7DEC" w:rsidP="00D05AF6">
      <w:pPr>
        <w:autoSpaceDE w:val="0"/>
        <w:autoSpaceDN w:val="0"/>
        <w:adjustRightInd w:val="0"/>
        <w:spacing w:line="360" w:lineRule="auto"/>
        <w:rPr>
          <w:rFonts w:ascii="Times New Roman" w:hAnsi="Times New Roman" w:cs="Times New Roman"/>
        </w:rPr>
      </w:pP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t>6.3.5: Test Techniques</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r w:rsidRPr="00D05AF6">
        <w:rPr>
          <w:rFonts w:ascii="Times New Roman" w:hAnsi="Times New Roman" w:cs="Times New Roman"/>
          <w:color w:val="auto"/>
          <w:lang w:bidi="ar-SA"/>
        </w:rPr>
        <w:t>The following will take place:</w:t>
      </w:r>
    </w:p>
    <w:p w:rsidR="00DE7DEC" w:rsidRPr="00D05AF6" w:rsidRDefault="00DE7DEC" w:rsidP="00F24CCF">
      <w:pPr>
        <w:pStyle w:val="ListParagraph"/>
        <w:numPr>
          <w:ilvl w:val="0"/>
          <w:numId w:val="22"/>
        </w:numPr>
        <w:autoSpaceDE w:val="0"/>
        <w:autoSpaceDN w:val="0"/>
        <w:adjustRightInd w:val="0"/>
        <w:spacing w:line="360" w:lineRule="auto"/>
        <w:jc w:val="both"/>
        <w:rPr>
          <w:rFonts w:ascii="Times New Roman" w:hAnsi="Times New Roman" w:cs="Times New Roman"/>
          <w:color w:val="auto"/>
          <w:sz w:val="24"/>
          <w:szCs w:val="24"/>
        </w:rPr>
      </w:pPr>
      <w:r w:rsidRPr="00D05AF6">
        <w:rPr>
          <w:rFonts w:ascii="Times New Roman" w:hAnsi="Times New Roman" w:cs="Times New Roman"/>
          <w:color w:val="auto"/>
          <w:sz w:val="24"/>
          <w:szCs w:val="24"/>
        </w:rPr>
        <w:t>Simulated Online Laboratory System will be tested to determine the complexity of interactions by use of Usability checklists</w:t>
      </w:r>
    </w:p>
    <w:p w:rsidR="00DE7DEC" w:rsidRPr="00D05AF6" w:rsidRDefault="00DE7DEC" w:rsidP="00F24CCF">
      <w:pPr>
        <w:pStyle w:val="ListParagraph"/>
        <w:numPr>
          <w:ilvl w:val="0"/>
          <w:numId w:val="22"/>
        </w:numPr>
        <w:autoSpaceDE w:val="0"/>
        <w:autoSpaceDN w:val="0"/>
        <w:adjustRightInd w:val="0"/>
        <w:spacing w:line="360" w:lineRule="auto"/>
        <w:jc w:val="both"/>
        <w:rPr>
          <w:rFonts w:ascii="Times New Roman" w:hAnsi="Times New Roman" w:cs="Times New Roman"/>
          <w:color w:val="auto"/>
          <w:sz w:val="24"/>
          <w:szCs w:val="24"/>
        </w:rPr>
      </w:pPr>
      <w:r w:rsidRPr="00D05AF6">
        <w:rPr>
          <w:rFonts w:ascii="Times New Roman" w:hAnsi="Times New Roman" w:cs="Times New Roman"/>
          <w:color w:val="auto"/>
          <w:sz w:val="24"/>
          <w:szCs w:val="24"/>
        </w:rPr>
        <w:t>Simulated Online Laboratory System will generate performance information to check against desired performance in performance statistics.</w:t>
      </w:r>
    </w:p>
    <w:p w:rsidR="00DE7DEC" w:rsidRPr="00D05AF6" w:rsidRDefault="00DE7DEC" w:rsidP="00D05AF6">
      <w:pPr>
        <w:pStyle w:val="Heading5"/>
        <w:spacing w:line="360" w:lineRule="auto"/>
        <w:rPr>
          <w:rFonts w:ascii="Times New Roman" w:hAnsi="Times New Roman" w:cs="Times New Roman"/>
        </w:rPr>
      </w:pPr>
      <w:r w:rsidRPr="00D05AF6">
        <w:rPr>
          <w:rFonts w:ascii="Times New Roman" w:hAnsi="Times New Roman" w:cs="Times New Roman"/>
        </w:rPr>
        <w:t>6.3.6: Test Organization</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lang w:bidi="ar-SA"/>
        </w:rPr>
      </w:pPr>
      <w:r w:rsidRPr="00D05AF6">
        <w:rPr>
          <w:rFonts w:ascii="Times New Roman" w:hAnsi="Times New Roman" w:cs="Times New Roman"/>
          <w:color w:val="auto"/>
          <w:lang w:bidi="ar-SA"/>
        </w:rPr>
        <w:t>The following are the roles:</w:t>
      </w:r>
    </w:p>
    <w:p w:rsidR="00DE7DEC" w:rsidRPr="00D05AF6" w:rsidRDefault="00DE7DEC" w:rsidP="00D05AF6">
      <w:pPr>
        <w:pStyle w:val="ListParagraph"/>
        <w:numPr>
          <w:ilvl w:val="0"/>
          <w:numId w:val="23"/>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Test manager - planning and ensuring the smooth running of the test process</w:t>
      </w:r>
    </w:p>
    <w:p w:rsidR="00DE7DEC" w:rsidRPr="00D05AF6" w:rsidRDefault="00DE7DEC" w:rsidP="00D05AF6">
      <w:pPr>
        <w:pStyle w:val="ListParagraph"/>
        <w:numPr>
          <w:ilvl w:val="0"/>
          <w:numId w:val="23"/>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Tester - carries out the tests according to the test plan, and then reports the results</w:t>
      </w:r>
    </w:p>
    <w:p w:rsidR="00DE7DEC" w:rsidRPr="00D05AF6" w:rsidRDefault="00DE7DEC" w:rsidP="00D05AF6">
      <w:pPr>
        <w:pStyle w:val="ListParagraph"/>
        <w:numPr>
          <w:ilvl w:val="0"/>
          <w:numId w:val="23"/>
        </w:numPr>
        <w:autoSpaceDE w:val="0"/>
        <w:autoSpaceDN w:val="0"/>
        <w:adjustRightInd w:val="0"/>
        <w:spacing w:line="360" w:lineRule="auto"/>
        <w:rPr>
          <w:rFonts w:ascii="Times New Roman" w:hAnsi="Times New Roman" w:cs="Times New Roman"/>
          <w:color w:val="auto"/>
          <w:sz w:val="24"/>
          <w:szCs w:val="24"/>
        </w:rPr>
      </w:pPr>
      <w:r w:rsidRPr="00D05AF6">
        <w:rPr>
          <w:rFonts w:ascii="Times New Roman" w:hAnsi="Times New Roman" w:cs="Times New Roman"/>
          <w:color w:val="auto"/>
          <w:sz w:val="24"/>
          <w:szCs w:val="24"/>
        </w:rPr>
        <w:t>Product manager - ensures that the tests are carried out successfully from a user perspective.</w:t>
      </w:r>
    </w:p>
    <w:p w:rsidR="00DE7DEC" w:rsidRPr="00D05AF6" w:rsidRDefault="00DE7DEC" w:rsidP="00F24CCF">
      <w:pPr>
        <w:pStyle w:val="ListParagraph"/>
        <w:numPr>
          <w:ilvl w:val="0"/>
          <w:numId w:val="23"/>
        </w:numPr>
        <w:autoSpaceDE w:val="0"/>
        <w:autoSpaceDN w:val="0"/>
        <w:adjustRightInd w:val="0"/>
        <w:spacing w:line="360" w:lineRule="auto"/>
        <w:jc w:val="both"/>
        <w:rPr>
          <w:rFonts w:ascii="Times New Roman" w:hAnsi="Times New Roman" w:cs="Times New Roman"/>
          <w:color w:val="auto"/>
          <w:sz w:val="24"/>
          <w:szCs w:val="24"/>
        </w:rPr>
      </w:pPr>
      <w:r w:rsidRPr="00D05AF6">
        <w:rPr>
          <w:rFonts w:ascii="Times New Roman" w:hAnsi="Times New Roman" w:cs="Times New Roman"/>
          <w:color w:val="auto"/>
          <w:sz w:val="24"/>
          <w:szCs w:val="24"/>
        </w:rPr>
        <w:t>Test support - provides technical assistance, such as test environment configuration, and non-technical assistance, such as methodological support.</w:t>
      </w:r>
    </w:p>
    <w:p w:rsidR="00DE7DEC" w:rsidRPr="00D05AF6" w:rsidRDefault="00DE7DEC" w:rsidP="00D05AF6">
      <w:pPr>
        <w:widowControl/>
        <w:suppressAutoHyphens w:val="0"/>
        <w:autoSpaceDE w:val="0"/>
        <w:autoSpaceDN w:val="0"/>
        <w:adjustRightInd w:val="0"/>
        <w:spacing w:line="360" w:lineRule="auto"/>
        <w:rPr>
          <w:rFonts w:ascii="Times New Roman" w:hAnsi="Times New Roman" w:cs="Times New Roman"/>
          <w:color w:val="auto"/>
          <w:sz w:val="19"/>
          <w:szCs w:val="19"/>
          <w:lang w:bidi="ar-SA"/>
        </w:rPr>
      </w:pPr>
    </w:p>
    <w:p w:rsidR="00DE7DEC" w:rsidRPr="00D05AF6" w:rsidRDefault="00DE7DEC" w:rsidP="00DE7DEC">
      <w:pPr>
        <w:widowControl/>
        <w:suppressAutoHyphens w:val="0"/>
        <w:autoSpaceDE w:val="0"/>
        <w:autoSpaceDN w:val="0"/>
        <w:adjustRightInd w:val="0"/>
        <w:rPr>
          <w:rFonts w:ascii="Times New Roman" w:hAnsi="Times New Roman" w:cs="Times New Roman"/>
          <w:color w:val="auto"/>
          <w:sz w:val="19"/>
          <w:szCs w:val="19"/>
          <w:lang w:bidi="ar-SA"/>
        </w:rPr>
      </w:pPr>
    </w:p>
    <w:p w:rsidR="00DE7DEC" w:rsidRPr="00D05AF6" w:rsidRDefault="00DE7DEC" w:rsidP="00DE7DEC">
      <w:pPr>
        <w:widowControl/>
        <w:suppressAutoHyphens w:val="0"/>
        <w:autoSpaceDE w:val="0"/>
        <w:autoSpaceDN w:val="0"/>
        <w:adjustRightInd w:val="0"/>
        <w:rPr>
          <w:rFonts w:ascii="Times New Roman" w:hAnsi="Times New Roman" w:cs="Times New Roman"/>
          <w:color w:val="auto"/>
          <w:sz w:val="19"/>
          <w:szCs w:val="19"/>
          <w:lang w:bidi="ar-SA"/>
        </w:rPr>
      </w:pPr>
      <w:r w:rsidRPr="00D05AF6">
        <w:rPr>
          <w:rFonts w:ascii="Times New Roman" w:hAnsi="Times New Roman" w:cs="Times New Roman"/>
          <w:color w:val="auto"/>
          <w:sz w:val="19"/>
          <w:szCs w:val="19"/>
          <w:lang w:bidi="ar-SA"/>
        </w:rPr>
        <w:t>.</w:t>
      </w:r>
    </w:p>
    <w:p w:rsidR="00DE7DEC" w:rsidRPr="00D05AF6" w:rsidRDefault="00DE7DEC" w:rsidP="00DE7DEC">
      <w:pPr>
        <w:autoSpaceDE w:val="0"/>
        <w:autoSpaceDN w:val="0"/>
        <w:adjustRightInd w:val="0"/>
        <w:rPr>
          <w:rFonts w:ascii="Times New Roman" w:hAnsi="Times New Roman" w:cs="Times New Roman"/>
          <w:color w:val="auto"/>
          <w:sz w:val="19"/>
          <w:szCs w:val="19"/>
        </w:rPr>
      </w:pPr>
    </w:p>
    <w:p w:rsidR="00DE7DEC" w:rsidRPr="00D05AF6" w:rsidRDefault="00DE7DEC" w:rsidP="00DE7DEC">
      <w:pPr>
        <w:autoSpaceDE w:val="0"/>
        <w:autoSpaceDN w:val="0"/>
        <w:adjustRightInd w:val="0"/>
        <w:rPr>
          <w:rFonts w:ascii="Times New Roman" w:hAnsi="Times New Roman" w:cs="Times New Roman"/>
        </w:rPr>
      </w:pPr>
    </w:p>
    <w:p w:rsidR="00D05AF6" w:rsidRDefault="00DE7DEC" w:rsidP="00D05AF6">
      <w:pPr>
        <w:autoSpaceDE w:val="0"/>
        <w:autoSpaceDN w:val="0"/>
        <w:adjustRightInd w:val="0"/>
        <w:rPr>
          <w:rFonts w:ascii="Times New Roman" w:hAnsi="Times New Roman" w:cs="Times New Roman"/>
        </w:rPr>
      </w:pPr>
      <w:r w:rsidRPr="00D05AF6">
        <w:rPr>
          <w:rFonts w:ascii="Times New Roman" w:hAnsi="Times New Roman" w:cs="Times New Roman"/>
        </w:rPr>
        <w:t xml:space="preserve"> </w:t>
      </w:r>
      <w:bookmarkStart w:id="672" w:name="_Toc485141626"/>
      <w:bookmarkStart w:id="673" w:name="_Toc485111837"/>
    </w:p>
    <w:p w:rsidR="00D05AF6" w:rsidRDefault="00D05AF6" w:rsidP="00D05AF6">
      <w:r>
        <w:br w:type="page"/>
      </w:r>
    </w:p>
    <w:p w:rsidR="00650D0D" w:rsidRPr="00D05AF6" w:rsidRDefault="00D05AF6" w:rsidP="00D05AF6">
      <w:pPr>
        <w:pStyle w:val="Heading1"/>
      </w:pPr>
      <w:r w:rsidRPr="00D05AF6">
        <w:lastRenderedPageBreak/>
        <w:t xml:space="preserve">                         </w:t>
      </w:r>
      <w:r w:rsidR="00650D0D" w:rsidRPr="00D05AF6">
        <w:t>CHAPTER 7: CONCLUSION</w:t>
      </w:r>
      <w:bookmarkEnd w:id="672"/>
      <w:bookmarkEnd w:id="673"/>
    </w:p>
    <w:p w:rsidR="00650D0D" w:rsidRPr="00D05AF6" w:rsidRDefault="00650D0D" w:rsidP="00D05AF6">
      <w:pPr>
        <w:pStyle w:val="Heading4"/>
        <w:spacing w:line="360" w:lineRule="auto"/>
        <w:rPr>
          <w:rFonts w:ascii="Times New Roman" w:hAnsi="Times New Roman" w:cs="Times New Roman"/>
          <w:u w:val="single"/>
        </w:rPr>
      </w:pPr>
      <w:r w:rsidRPr="00D05AF6">
        <w:rPr>
          <w:rFonts w:ascii="Times New Roman" w:hAnsi="Times New Roman" w:cs="Times New Roman"/>
          <w:u w:val="single"/>
        </w:rPr>
        <w:t xml:space="preserve">Introduction </w:t>
      </w:r>
    </w:p>
    <w:p w:rsidR="00650D0D" w:rsidRPr="00D05AF6" w:rsidRDefault="00650D0D" w:rsidP="00D05AF6">
      <w:pPr>
        <w:spacing w:line="360" w:lineRule="auto"/>
        <w:rPr>
          <w:rFonts w:ascii="Times New Roman" w:hAnsi="Times New Roman" w:cs="Times New Roman"/>
        </w:rPr>
      </w:pPr>
      <w:r w:rsidRPr="00D05AF6">
        <w:rPr>
          <w:rFonts w:ascii="Times New Roman" w:hAnsi="Times New Roman" w:cs="Times New Roman"/>
          <w:color w:val="000000"/>
        </w:rPr>
        <w:t xml:space="preserve">This website provides a computerized version science laboratory which will benefit the students as well as the staff of the learning. It makes entire process online where student can perform practical. It also has a facility for student login where student can login and can see status of newly uploaded practical and also can give some suggestions. It has a facility of teacher’s login where teachers can add new students and also give necessary suggestion for improvement. </w:t>
      </w:r>
    </w:p>
    <w:p w:rsidR="00650D0D" w:rsidRPr="00D05AF6" w:rsidRDefault="00650D0D" w:rsidP="00D05AF6">
      <w:pPr>
        <w:tabs>
          <w:tab w:val="left" w:pos="2505"/>
        </w:tabs>
        <w:spacing w:line="360" w:lineRule="auto"/>
        <w:jc w:val="both"/>
        <w:rPr>
          <w:rFonts w:ascii="Times New Roman" w:hAnsi="Times New Roman" w:cs="Times New Roman"/>
          <w:color w:val="000000"/>
        </w:rPr>
      </w:pPr>
      <w:r w:rsidRPr="00D05AF6">
        <w:rPr>
          <w:rFonts w:ascii="Times New Roman" w:hAnsi="Times New Roman" w:cs="Times New Roman"/>
          <w:color w:val="000000"/>
        </w:rPr>
        <w:t xml:space="preserve">   This project has got its achievements and has also encountered some limitation and there </w:t>
      </w:r>
      <w:proofErr w:type="gramStart"/>
      <w:r w:rsidRPr="00D05AF6">
        <w:rPr>
          <w:rFonts w:ascii="Times New Roman" w:hAnsi="Times New Roman" w:cs="Times New Roman"/>
          <w:color w:val="000000"/>
        </w:rPr>
        <w:t>are some recommendation</w:t>
      </w:r>
      <w:proofErr w:type="gramEnd"/>
      <w:r w:rsidRPr="00D05AF6">
        <w:rPr>
          <w:rFonts w:ascii="Times New Roman" w:hAnsi="Times New Roman" w:cs="Times New Roman"/>
          <w:color w:val="000000"/>
        </w:rPr>
        <w:t xml:space="preserve"> on the same for the future of this system in its scope. With the main objective of creating a complementary laboratory for practical subjects in learning institutions it’s also meant to make practical more interesting. </w:t>
      </w:r>
    </w:p>
    <w:p w:rsidR="00650D0D" w:rsidRPr="00D05AF6" w:rsidRDefault="00650D0D" w:rsidP="00D05AF6">
      <w:pPr>
        <w:pStyle w:val="Heading4"/>
        <w:spacing w:line="360" w:lineRule="auto"/>
        <w:rPr>
          <w:rFonts w:ascii="Times New Roman" w:hAnsi="Times New Roman" w:cs="Times New Roman"/>
          <w:b w:val="0"/>
          <w:i w:val="0"/>
        </w:rPr>
      </w:pPr>
      <w:r w:rsidRPr="00D05AF6">
        <w:rPr>
          <w:rFonts w:ascii="Times New Roman" w:hAnsi="Times New Roman" w:cs="Times New Roman"/>
          <w:u w:val="single"/>
        </w:rPr>
        <w:t xml:space="preserve">Achievements </w:t>
      </w:r>
    </w:p>
    <w:p w:rsidR="00650D0D" w:rsidRPr="00D05AF6" w:rsidRDefault="00650D0D" w:rsidP="00D05AF6">
      <w:pPr>
        <w:pStyle w:val="ListParagraph"/>
        <w:numPr>
          <w:ilvl w:val="0"/>
          <w:numId w:val="24"/>
        </w:numPr>
        <w:spacing w:line="360" w:lineRule="auto"/>
        <w:rPr>
          <w:rFonts w:ascii="Times New Roman" w:hAnsi="Times New Roman" w:cs="Times New Roman"/>
          <w:sz w:val="24"/>
          <w:szCs w:val="24"/>
        </w:rPr>
      </w:pPr>
      <w:r w:rsidRPr="00D05AF6">
        <w:rPr>
          <w:rFonts w:ascii="Times New Roman" w:hAnsi="Times New Roman" w:cs="Times New Roman"/>
          <w:sz w:val="24"/>
          <w:szCs w:val="24"/>
        </w:rPr>
        <w:t>Simple user interface for any user with little computer knowledge thus easier to use.</w:t>
      </w:r>
    </w:p>
    <w:p w:rsidR="00650D0D" w:rsidRPr="00D05AF6" w:rsidRDefault="00650D0D" w:rsidP="00F24CCF">
      <w:pPr>
        <w:pStyle w:val="ListParagraph"/>
        <w:numPr>
          <w:ilvl w:val="0"/>
          <w:numId w:val="24"/>
        </w:numPr>
        <w:spacing w:line="360" w:lineRule="auto"/>
        <w:jc w:val="both"/>
        <w:rPr>
          <w:rFonts w:ascii="Times New Roman" w:hAnsi="Times New Roman" w:cs="Times New Roman"/>
          <w:sz w:val="24"/>
          <w:szCs w:val="24"/>
        </w:rPr>
      </w:pPr>
      <w:r w:rsidRPr="00D05AF6">
        <w:rPr>
          <w:rFonts w:ascii="Times New Roman" w:hAnsi="Times New Roman" w:cs="Times New Roman"/>
          <w:sz w:val="24"/>
          <w:szCs w:val="24"/>
        </w:rPr>
        <w:t>It will provide a simulated practical thus reducing all expenses involved in buying apparatus and laboratory accidents.</w:t>
      </w:r>
    </w:p>
    <w:p w:rsidR="00650D0D" w:rsidRPr="00D05AF6" w:rsidRDefault="00650D0D" w:rsidP="00F24CCF">
      <w:pPr>
        <w:pStyle w:val="ListParagraph"/>
        <w:numPr>
          <w:ilvl w:val="0"/>
          <w:numId w:val="24"/>
        </w:numPr>
        <w:spacing w:line="360" w:lineRule="auto"/>
        <w:jc w:val="both"/>
        <w:rPr>
          <w:rFonts w:ascii="Times New Roman" w:hAnsi="Times New Roman" w:cs="Times New Roman"/>
          <w:sz w:val="24"/>
          <w:szCs w:val="24"/>
        </w:rPr>
      </w:pPr>
      <w:r w:rsidRPr="00D05AF6">
        <w:rPr>
          <w:rFonts w:ascii="Times New Roman" w:hAnsi="Times New Roman" w:cs="Times New Roman"/>
          <w:sz w:val="24"/>
          <w:szCs w:val="24"/>
        </w:rPr>
        <w:t>The system will provide more on practical and allows you request or give comments on any practical and get information on apparatus used.</w:t>
      </w:r>
    </w:p>
    <w:p w:rsidR="00650D0D" w:rsidRPr="00D05AF6" w:rsidRDefault="00650D0D" w:rsidP="00D05AF6">
      <w:pPr>
        <w:pStyle w:val="ListParagraph"/>
        <w:spacing w:line="360" w:lineRule="auto"/>
        <w:rPr>
          <w:rFonts w:ascii="Times New Roman" w:hAnsi="Times New Roman" w:cs="Times New Roman"/>
        </w:rPr>
      </w:pPr>
      <w:r w:rsidRPr="00D05AF6">
        <w:rPr>
          <w:rFonts w:ascii="Times New Roman" w:hAnsi="Times New Roman" w:cs="Times New Roman"/>
          <w:sz w:val="24"/>
          <w:szCs w:val="24"/>
        </w:rPr>
        <w:t>This will be achieved with only a click of a button</w:t>
      </w:r>
      <w:r w:rsidRPr="00D05AF6">
        <w:rPr>
          <w:rFonts w:ascii="Times New Roman" w:hAnsi="Times New Roman" w:cs="Times New Roman"/>
        </w:rPr>
        <w:t xml:space="preserve">. </w:t>
      </w:r>
    </w:p>
    <w:p w:rsidR="00650D0D" w:rsidRPr="00D05AF6" w:rsidRDefault="00650D0D" w:rsidP="00D05AF6">
      <w:pPr>
        <w:pStyle w:val="Heading4"/>
        <w:spacing w:line="360" w:lineRule="auto"/>
        <w:ind w:firstLine="709"/>
        <w:rPr>
          <w:rFonts w:ascii="Times New Roman" w:hAnsi="Times New Roman" w:cs="Times New Roman"/>
          <w:u w:val="single"/>
        </w:rPr>
      </w:pPr>
      <w:r w:rsidRPr="00D05AF6">
        <w:rPr>
          <w:rFonts w:ascii="Times New Roman" w:hAnsi="Times New Roman" w:cs="Times New Roman"/>
          <w:u w:val="single"/>
        </w:rPr>
        <w:t>Limitations</w:t>
      </w:r>
    </w:p>
    <w:p w:rsidR="00650D0D" w:rsidRPr="00D05AF6" w:rsidRDefault="00650D0D" w:rsidP="00D05AF6">
      <w:pPr>
        <w:pStyle w:val="ListParagraph"/>
        <w:numPr>
          <w:ilvl w:val="0"/>
          <w:numId w:val="25"/>
        </w:numPr>
        <w:spacing w:line="360" w:lineRule="auto"/>
        <w:rPr>
          <w:rFonts w:ascii="Times New Roman" w:hAnsi="Times New Roman" w:cs="Times New Roman"/>
          <w:sz w:val="24"/>
          <w:szCs w:val="24"/>
        </w:rPr>
      </w:pPr>
      <w:r w:rsidRPr="00D05AF6">
        <w:rPr>
          <w:rFonts w:ascii="Times New Roman" w:hAnsi="Times New Roman" w:cs="Times New Roman"/>
          <w:sz w:val="24"/>
          <w:szCs w:val="24"/>
        </w:rPr>
        <w:t>Limited financial resources to help complete the project</w:t>
      </w:r>
    </w:p>
    <w:p w:rsidR="00650D0D" w:rsidRPr="00D05AF6" w:rsidRDefault="00650D0D" w:rsidP="00D05AF6">
      <w:pPr>
        <w:pStyle w:val="ListParagraph"/>
        <w:numPr>
          <w:ilvl w:val="0"/>
          <w:numId w:val="25"/>
        </w:numPr>
        <w:spacing w:line="360" w:lineRule="auto"/>
        <w:rPr>
          <w:rFonts w:ascii="Times New Roman" w:hAnsi="Times New Roman" w:cs="Times New Roman"/>
          <w:sz w:val="24"/>
          <w:szCs w:val="24"/>
        </w:rPr>
      </w:pPr>
      <w:r w:rsidRPr="00D05AF6">
        <w:rPr>
          <w:rFonts w:ascii="Times New Roman" w:hAnsi="Times New Roman" w:cs="Times New Roman"/>
          <w:sz w:val="24"/>
          <w:szCs w:val="24"/>
        </w:rPr>
        <w:t>Lack of proper feedback from users when collecting data.</w:t>
      </w:r>
    </w:p>
    <w:p w:rsidR="00650D0D" w:rsidRPr="00D05AF6" w:rsidRDefault="00650D0D" w:rsidP="00D05AF6">
      <w:pPr>
        <w:pStyle w:val="ListParagraph"/>
        <w:numPr>
          <w:ilvl w:val="0"/>
          <w:numId w:val="25"/>
        </w:numPr>
        <w:spacing w:line="360" w:lineRule="auto"/>
        <w:rPr>
          <w:rFonts w:ascii="Times New Roman" w:hAnsi="Times New Roman" w:cs="Times New Roman"/>
          <w:sz w:val="24"/>
          <w:szCs w:val="24"/>
        </w:rPr>
      </w:pPr>
    </w:p>
    <w:p w:rsidR="00650D0D" w:rsidRPr="00D05AF6" w:rsidRDefault="00650D0D" w:rsidP="00D05AF6">
      <w:pPr>
        <w:spacing w:line="360" w:lineRule="auto"/>
        <w:rPr>
          <w:rFonts w:ascii="Times New Roman" w:hAnsi="Times New Roman" w:cs="Times New Roman"/>
        </w:rPr>
      </w:pPr>
      <w:r w:rsidRPr="00D05AF6">
        <w:rPr>
          <w:rFonts w:ascii="Times New Roman" w:hAnsi="Times New Roman" w:cs="Times New Roman"/>
        </w:rPr>
        <w:t xml:space="preserve"> </w:t>
      </w:r>
    </w:p>
    <w:p w:rsidR="00650D0D" w:rsidRPr="00D05AF6" w:rsidRDefault="00650D0D" w:rsidP="00D05AF6">
      <w:pPr>
        <w:pStyle w:val="Heading4"/>
        <w:spacing w:line="360" w:lineRule="auto"/>
        <w:ind w:firstLine="709"/>
        <w:rPr>
          <w:rFonts w:ascii="Times New Roman" w:hAnsi="Times New Roman" w:cs="Times New Roman"/>
          <w:u w:val="single"/>
        </w:rPr>
      </w:pPr>
      <w:r w:rsidRPr="00D05AF6">
        <w:rPr>
          <w:rFonts w:ascii="Times New Roman" w:hAnsi="Times New Roman" w:cs="Times New Roman"/>
          <w:u w:val="single"/>
        </w:rPr>
        <w:t>Future Scope</w:t>
      </w:r>
    </w:p>
    <w:p w:rsidR="00650D0D" w:rsidRPr="00D05AF6" w:rsidRDefault="00650D0D" w:rsidP="00F24CCF">
      <w:pPr>
        <w:spacing w:line="360" w:lineRule="auto"/>
        <w:jc w:val="both"/>
        <w:rPr>
          <w:rFonts w:ascii="Times New Roman" w:hAnsi="Times New Roman" w:cs="Times New Roman"/>
          <w:color w:val="000000"/>
        </w:rPr>
      </w:pPr>
      <w:r w:rsidRPr="00D05AF6">
        <w:rPr>
          <w:rFonts w:ascii="Times New Roman" w:hAnsi="Times New Roman" w:cs="Times New Roman"/>
          <w:color w:val="000000"/>
        </w:rPr>
        <w:t>There is a future scope of this facility that many more features such as online lectures video tutorials can be added by teachers as well as online assignments submission facility, a feature of group chat where students can discuss various issues of engineering can be added to this project thus making it more interactive more user friendly and project which fulfills each users need in the best way possible.</w:t>
      </w:r>
    </w:p>
    <w:p w:rsidR="00650D0D" w:rsidRPr="00D05AF6" w:rsidRDefault="00650D0D" w:rsidP="00D05AF6">
      <w:pPr>
        <w:spacing w:line="360" w:lineRule="auto"/>
        <w:rPr>
          <w:rFonts w:ascii="Times New Roman" w:hAnsi="Times New Roman" w:cs="Times New Roman"/>
        </w:rPr>
      </w:pPr>
    </w:p>
    <w:p w:rsidR="00650D0D" w:rsidRPr="00D05AF6" w:rsidRDefault="00650D0D" w:rsidP="00D05AF6">
      <w:pPr>
        <w:pStyle w:val="Heading4"/>
        <w:spacing w:line="360" w:lineRule="auto"/>
        <w:ind w:firstLine="709"/>
        <w:rPr>
          <w:rFonts w:ascii="Times New Roman" w:hAnsi="Times New Roman" w:cs="Times New Roman"/>
          <w:u w:val="single"/>
        </w:rPr>
      </w:pPr>
      <w:r w:rsidRPr="00D05AF6">
        <w:rPr>
          <w:rFonts w:ascii="Times New Roman" w:hAnsi="Times New Roman" w:cs="Times New Roman"/>
          <w:u w:val="single"/>
        </w:rPr>
        <w:t xml:space="preserve">Conclusion </w:t>
      </w:r>
    </w:p>
    <w:p w:rsidR="00650D0D" w:rsidRPr="00D05AF6" w:rsidRDefault="00650D0D" w:rsidP="00D05AF6">
      <w:pPr>
        <w:spacing w:line="360" w:lineRule="auto"/>
        <w:jc w:val="both"/>
        <w:rPr>
          <w:rFonts w:ascii="Times New Roman" w:hAnsi="Times New Roman" w:cs="Times New Roman"/>
        </w:rPr>
      </w:pPr>
      <w:r w:rsidRPr="00D05AF6">
        <w:rPr>
          <w:rFonts w:ascii="Times New Roman" w:hAnsi="Times New Roman" w:cs="Times New Roman"/>
        </w:rPr>
        <w:t xml:space="preserve">Experience has become one of the most important qualification even in job market, thus, having had </w:t>
      </w:r>
      <w:r w:rsidRPr="00D05AF6">
        <w:rPr>
          <w:rFonts w:ascii="Times New Roman" w:hAnsi="Times New Roman" w:cs="Times New Roman"/>
        </w:rPr>
        <w:lastRenderedPageBreak/>
        <w:t>a good experience on laboratory apparatus provides good management practices.</w:t>
      </w:r>
    </w:p>
    <w:p w:rsidR="00650D0D" w:rsidRPr="00D05AF6" w:rsidRDefault="00650D0D" w:rsidP="00D05AF6">
      <w:pPr>
        <w:spacing w:line="360" w:lineRule="auto"/>
        <w:jc w:val="both"/>
        <w:rPr>
          <w:rFonts w:ascii="Times New Roman" w:hAnsi="Times New Roman" w:cs="Times New Roman"/>
        </w:rPr>
      </w:pPr>
      <w:r w:rsidRPr="00D05AF6">
        <w:rPr>
          <w:rFonts w:ascii="Times New Roman" w:hAnsi="Times New Roman" w:cs="Times New Roman"/>
        </w:rPr>
        <w:t xml:space="preserve">The system is not to discourage students in handling laboratory equipment but give confidence through continued use of the simulated apparatus. </w:t>
      </w:r>
    </w:p>
    <w:p w:rsidR="00650D0D" w:rsidRPr="00D05AF6" w:rsidRDefault="00650D0D" w:rsidP="00D05AF6">
      <w:pPr>
        <w:spacing w:line="360" w:lineRule="auto"/>
        <w:jc w:val="both"/>
        <w:rPr>
          <w:rFonts w:ascii="Times New Roman" w:hAnsi="Times New Roman" w:cs="Times New Roman"/>
        </w:rPr>
      </w:pPr>
      <w:r w:rsidRPr="00D05AF6">
        <w:rPr>
          <w:rFonts w:ascii="Times New Roman" w:hAnsi="Times New Roman" w:cs="Times New Roman"/>
        </w:rPr>
        <w:t>The system is expected to improve teaching of practical subjects and give an easier access of practical lessons through simulation practices and hopefully come to a point where in our learning institutions there’s no complains of students not being able to perform well in practical related subjects.</w:t>
      </w:r>
    </w:p>
    <w:p w:rsidR="00650D0D" w:rsidRPr="00D05AF6" w:rsidRDefault="00650D0D" w:rsidP="00D05AF6">
      <w:pPr>
        <w:spacing w:line="360" w:lineRule="auto"/>
        <w:jc w:val="both"/>
        <w:rPr>
          <w:rFonts w:ascii="Times New Roman" w:hAnsi="Times New Roman" w:cs="Times New Roman"/>
        </w:rPr>
      </w:pPr>
      <w:r w:rsidRPr="00D05AF6">
        <w:rPr>
          <w:rFonts w:ascii="Times New Roman" w:hAnsi="Times New Roman" w:cs="Times New Roman"/>
        </w:rPr>
        <w:t xml:space="preserve"> This system will help in managing practical part of learning and due to the technology improvement in our nation every student is expected to be well conversant with the technology used thus to cope with any future scope change of the system.</w:t>
      </w:r>
    </w:p>
    <w:p w:rsidR="00EC071B" w:rsidRPr="00D05AF6" w:rsidRDefault="00EC071B" w:rsidP="00B26A98">
      <w:pPr>
        <w:pStyle w:val="Heading4"/>
        <w:rPr>
          <w:rFonts w:ascii="Times New Roman" w:hAnsi="Times New Roman" w:cs="Times New Roman"/>
          <w:b w:val="0"/>
          <w:i w:val="0"/>
        </w:rPr>
      </w:pPr>
      <w:r w:rsidRPr="00D05AF6">
        <w:rPr>
          <w:rFonts w:ascii="Times New Roman" w:hAnsi="Times New Roman" w:cs="Times New Roman"/>
          <w:u w:val="single"/>
        </w:rPr>
        <w:t xml:space="preserve">  </w:t>
      </w:r>
    </w:p>
    <w:p w:rsidR="00EC071B" w:rsidRPr="00D05AF6" w:rsidRDefault="00EC071B">
      <w:pPr>
        <w:widowControl/>
        <w:suppressAutoHyphens w:val="0"/>
        <w:rPr>
          <w:rFonts w:ascii="Times New Roman" w:hAnsi="Times New Roman" w:cs="Times New Roman"/>
          <w:b/>
          <w:bCs/>
          <w:i/>
          <w:iCs/>
          <w:color w:val="4F81BD"/>
          <w:szCs w:val="21"/>
          <w:u w:val="single"/>
        </w:rPr>
      </w:pPr>
      <w:r w:rsidRPr="00D05AF6">
        <w:rPr>
          <w:rFonts w:ascii="Times New Roman" w:hAnsi="Times New Roman" w:cs="Times New Roman"/>
          <w:u w:val="single"/>
        </w:rPr>
        <w:br w:type="page"/>
      </w:r>
    </w:p>
    <w:p w:rsidR="00EC071B" w:rsidRPr="00D05AF6" w:rsidRDefault="00674850" w:rsidP="00EC071B">
      <w:pPr>
        <w:pStyle w:val="Heading1"/>
        <w:jc w:val="center"/>
        <w:rPr>
          <w:rFonts w:ascii="Times New Roman" w:hAnsi="Times New Roman" w:cs="Times New Roman"/>
        </w:rPr>
      </w:pPr>
      <w:bookmarkStart w:id="674" w:name="_Toc485141624"/>
      <w:bookmarkStart w:id="675" w:name="_Toc485111838"/>
      <w:r>
        <w:rPr>
          <w:rFonts w:ascii="Times New Roman" w:hAnsi="Times New Roman" w:cs="Times New Roman"/>
        </w:rPr>
        <w:lastRenderedPageBreak/>
        <w:t>APPENDIX A: U</w:t>
      </w:r>
      <w:r w:rsidR="00EC071B" w:rsidRPr="00D05AF6">
        <w:rPr>
          <w:rFonts w:ascii="Times New Roman" w:hAnsi="Times New Roman" w:cs="Times New Roman"/>
        </w:rPr>
        <w:t>SER MANUAL</w:t>
      </w:r>
      <w:bookmarkEnd w:id="674"/>
      <w:bookmarkEnd w:id="675"/>
    </w:p>
    <w:p w:rsidR="00EC071B" w:rsidRPr="00D05AF6" w:rsidRDefault="00EC071B" w:rsidP="00EC071B">
      <w:pPr>
        <w:widowControl/>
        <w:suppressAutoHyphens w:val="0"/>
        <w:autoSpaceDE w:val="0"/>
        <w:autoSpaceDN w:val="0"/>
        <w:adjustRightInd w:val="0"/>
        <w:rPr>
          <w:rFonts w:ascii="Times New Roman" w:hAnsi="Times New Roman" w:cs="Times New Roman"/>
          <w:color w:val="auto"/>
          <w:lang w:bidi="ar-SA"/>
        </w:rPr>
      </w:pPr>
      <w:r w:rsidRPr="00D05AF6">
        <w:rPr>
          <w:rFonts w:ascii="Times New Roman" w:hAnsi="Times New Roman" w:cs="Times New Roman"/>
          <w:color w:val="auto"/>
          <w:lang w:bidi="ar-SA"/>
        </w:rPr>
        <w:t>The manual helps user in learning how to start application, use the application and close the application.</w:t>
      </w:r>
    </w:p>
    <w:p w:rsidR="00EC071B" w:rsidRPr="00D05AF6" w:rsidRDefault="00EC071B" w:rsidP="00EC071B">
      <w:pPr>
        <w:widowControl/>
        <w:suppressAutoHyphens w:val="0"/>
        <w:autoSpaceDE w:val="0"/>
        <w:autoSpaceDN w:val="0"/>
        <w:adjustRightInd w:val="0"/>
        <w:rPr>
          <w:rFonts w:ascii="Times New Roman" w:hAnsi="Times New Roman" w:cs="Times New Roman"/>
        </w:rPr>
      </w:pPr>
      <w:r w:rsidRPr="00D05AF6">
        <w:rPr>
          <w:rFonts w:ascii="Times New Roman" w:hAnsi="Times New Roman" w:cs="Times New Roman"/>
          <w:color w:val="auto"/>
          <w:lang w:bidi="ar-SA"/>
        </w:rPr>
        <w:t>Initially log on the system using a valid email and password.</w:t>
      </w:r>
    </w:p>
    <w:p w:rsidR="00EC071B" w:rsidRPr="00D05AF6" w:rsidRDefault="00EC071B" w:rsidP="00EC071B">
      <w:pPr>
        <w:pStyle w:val="Heading1"/>
        <w:rPr>
          <w:rFonts w:ascii="Times New Roman" w:hAnsi="Times New Roman" w:cs="Times New Roman"/>
          <w:b w:val="0"/>
          <w:sz w:val="24"/>
          <w:szCs w:val="24"/>
        </w:rPr>
      </w:pPr>
    </w:p>
    <w:p w:rsidR="00184478" w:rsidRPr="00D05AF6" w:rsidRDefault="00EC071B" w:rsidP="00184478">
      <w:pPr>
        <w:pStyle w:val="Heading1"/>
        <w:rPr>
          <w:rFonts w:ascii="Times New Roman" w:hAnsi="Times New Roman" w:cs="Times New Roman"/>
        </w:rPr>
      </w:pPr>
      <w:bookmarkStart w:id="676" w:name="_Toc485141625"/>
      <w:bookmarkStart w:id="677" w:name="_Toc485111839"/>
      <w:r w:rsidRPr="00D05AF6">
        <w:rPr>
          <w:rFonts w:ascii="Times New Roman" w:hAnsi="Times New Roman" w:cs="Times New Roman"/>
          <w:noProof/>
          <w:lang w:eastAsia="en-US" w:bidi="ar-SA"/>
        </w:rPr>
        <w:drawing>
          <wp:inline distT="0" distB="0" distL="0" distR="0" wp14:anchorId="47F7231A" wp14:editId="6F0A898A">
            <wp:extent cx="5943600"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71800"/>
                    </a:xfrm>
                    <a:prstGeom prst="rect">
                      <a:avLst/>
                    </a:prstGeom>
                  </pic:spPr>
                </pic:pic>
              </a:graphicData>
            </a:graphic>
          </wp:inline>
        </w:drawing>
      </w:r>
      <w:bookmarkEnd w:id="676"/>
      <w:bookmarkEnd w:id="677"/>
    </w:p>
    <w:p w:rsidR="00EC071B" w:rsidRPr="00D05AF6" w:rsidRDefault="00184478" w:rsidP="00184478">
      <w:pPr>
        <w:pStyle w:val="Caption"/>
        <w:rPr>
          <w:rFonts w:ascii="Times New Roman" w:hAnsi="Times New Roman" w:cs="Times New Roman"/>
        </w:rPr>
      </w:pPr>
      <w:bookmarkStart w:id="678" w:name="_Toc485111581"/>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8</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homepage</w:t>
      </w:r>
      <w:bookmarkEnd w:id="678"/>
    </w:p>
    <w:p w:rsidR="00B26A98" w:rsidRDefault="00B26A98" w:rsidP="00EC071B">
      <w:pPr>
        <w:pStyle w:val="Caption"/>
        <w:rPr>
          <w:rFonts w:ascii="Times New Roman" w:hAnsi="Times New Roman" w:cs="Times New Roman"/>
          <w:i w:val="0"/>
        </w:rPr>
      </w:pPr>
      <w:r>
        <w:rPr>
          <w:rFonts w:ascii="Times New Roman" w:hAnsi="Times New Roman" w:cs="Times New Roman"/>
          <w:i w:val="0"/>
        </w:rPr>
        <w:t>After a successful login, one goes to the Homepage</w:t>
      </w:r>
    </w:p>
    <w:p w:rsidR="00EC071B" w:rsidRDefault="00B26A98" w:rsidP="00B26A98">
      <w:pPr>
        <w:pStyle w:val="Caption"/>
        <w:jc w:val="both"/>
        <w:rPr>
          <w:rFonts w:ascii="Times New Roman" w:hAnsi="Times New Roman" w:cs="Times New Roman"/>
          <w:i w:val="0"/>
        </w:rPr>
      </w:pPr>
      <w:r>
        <w:rPr>
          <w:rFonts w:ascii="Times New Roman" w:hAnsi="Times New Roman" w:cs="Times New Roman"/>
          <w:i w:val="0"/>
        </w:rPr>
        <w:t>Once on the home page one can use the navigation to</w:t>
      </w:r>
      <w:r w:rsidR="0003057A">
        <w:rPr>
          <w:rFonts w:ascii="Times New Roman" w:hAnsi="Times New Roman" w:cs="Times New Roman"/>
          <w:i w:val="0"/>
        </w:rPr>
        <w:t xml:space="preserve"> choose one of several </w:t>
      </w:r>
      <w:proofErr w:type="spellStart"/>
      <w:r w:rsidR="0003057A">
        <w:rPr>
          <w:rFonts w:ascii="Times New Roman" w:hAnsi="Times New Roman" w:cs="Times New Roman"/>
          <w:i w:val="0"/>
        </w:rPr>
        <w:t>options.T</w:t>
      </w:r>
      <w:r>
        <w:rPr>
          <w:rFonts w:ascii="Times New Roman" w:hAnsi="Times New Roman" w:cs="Times New Roman"/>
          <w:i w:val="0"/>
        </w:rPr>
        <w:t>o</w:t>
      </w:r>
      <w:proofErr w:type="spellEnd"/>
      <w:r>
        <w:rPr>
          <w:rFonts w:ascii="Times New Roman" w:hAnsi="Times New Roman" w:cs="Times New Roman"/>
          <w:i w:val="0"/>
        </w:rPr>
        <w:t xml:space="preserve"> </w:t>
      </w:r>
      <w:proofErr w:type="gramStart"/>
      <w:r>
        <w:rPr>
          <w:rFonts w:ascii="Times New Roman" w:hAnsi="Times New Roman" w:cs="Times New Roman"/>
          <w:i w:val="0"/>
        </w:rPr>
        <w:t>display</w:t>
      </w:r>
      <w:proofErr w:type="gramEnd"/>
      <w:r>
        <w:rPr>
          <w:rFonts w:ascii="Times New Roman" w:hAnsi="Times New Roman" w:cs="Times New Roman"/>
          <w:i w:val="0"/>
        </w:rPr>
        <w:t xml:space="preserve"> the apparatus usable in a custom laboratory, one will need to click on the apparatus tab. The next screen will display pictorial samples of the apparatus. Along with the apparatus comes a small description of its name and how it is used</w:t>
      </w:r>
    </w:p>
    <w:p w:rsidR="00B26A98" w:rsidRDefault="00B26A98" w:rsidP="00B26A98">
      <w:pPr>
        <w:pStyle w:val="Caption"/>
        <w:jc w:val="both"/>
        <w:rPr>
          <w:rFonts w:ascii="Times New Roman" w:hAnsi="Times New Roman" w:cs="Times New Roman"/>
          <w:i w:val="0"/>
        </w:rPr>
      </w:pPr>
      <w:r>
        <w:rPr>
          <w:rFonts w:ascii="Times New Roman" w:hAnsi="Times New Roman" w:cs="Times New Roman"/>
          <w:i w:val="0"/>
        </w:rPr>
        <w:t xml:space="preserve">Also on the home page one can click on the </w:t>
      </w:r>
      <w:r w:rsidR="0003057A">
        <w:rPr>
          <w:rFonts w:ascii="Times New Roman" w:hAnsi="Times New Roman" w:cs="Times New Roman"/>
          <w:i w:val="0"/>
        </w:rPr>
        <w:t>practical’s</w:t>
      </w:r>
      <w:r>
        <w:rPr>
          <w:rFonts w:ascii="Times New Roman" w:hAnsi="Times New Roman" w:cs="Times New Roman"/>
          <w:i w:val="0"/>
        </w:rPr>
        <w:t xml:space="preserve"> tab. This takes the user to a screen that has a sorted list of experiments that are available on the system.</w:t>
      </w:r>
    </w:p>
    <w:p w:rsidR="00B26A98" w:rsidRDefault="00B26A98" w:rsidP="00B26A98">
      <w:pPr>
        <w:pStyle w:val="Caption"/>
        <w:jc w:val="both"/>
        <w:rPr>
          <w:rFonts w:ascii="Times New Roman" w:hAnsi="Times New Roman" w:cs="Times New Roman"/>
          <w:i w:val="0"/>
        </w:rPr>
      </w:pPr>
      <w:r>
        <w:rPr>
          <w:rFonts w:ascii="Times New Roman" w:hAnsi="Times New Roman" w:cs="Times New Roman"/>
          <w:i w:val="0"/>
        </w:rPr>
        <w:t>There is also a tab on “about us” which generates a screen that gives the students and tutors details about the designers and developers of the site.</w:t>
      </w:r>
    </w:p>
    <w:p w:rsidR="00B26A98" w:rsidRPr="00D05AF6" w:rsidRDefault="00B26A98" w:rsidP="00EC071B">
      <w:pPr>
        <w:pStyle w:val="Caption"/>
        <w:rPr>
          <w:rFonts w:ascii="Times New Roman" w:hAnsi="Times New Roman" w:cs="Times New Roman"/>
          <w:i w:val="0"/>
        </w:rPr>
      </w:pPr>
    </w:p>
    <w:p w:rsidR="00EC071B" w:rsidRPr="00D05AF6" w:rsidRDefault="00EC071B" w:rsidP="00EC071B">
      <w:pPr>
        <w:pStyle w:val="Caption"/>
        <w:rPr>
          <w:rFonts w:ascii="Times New Roman" w:hAnsi="Times New Roman" w:cs="Times New Roman"/>
          <w:i w:val="0"/>
        </w:rPr>
      </w:pPr>
    </w:p>
    <w:p w:rsidR="00EC071B" w:rsidRPr="00D05AF6" w:rsidRDefault="00EC071B" w:rsidP="00EC071B">
      <w:pPr>
        <w:pStyle w:val="Heading1"/>
        <w:rPr>
          <w:rFonts w:ascii="Times New Roman" w:hAnsi="Times New Roman" w:cs="Times New Roman"/>
          <w:sz w:val="24"/>
          <w:szCs w:val="24"/>
        </w:rPr>
      </w:pPr>
    </w:p>
    <w:p w:rsidR="00EC071B" w:rsidRPr="00D05AF6" w:rsidRDefault="00EC071B" w:rsidP="00EC071B">
      <w:pPr>
        <w:pStyle w:val="Heading1"/>
        <w:rPr>
          <w:rFonts w:ascii="Times New Roman" w:hAnsi="Times New Roman" w:cs="Times New Roman"/>
          <w:sz w:val="24"/>
          <w:szCs w:val="24"/>
        </w:rPr>
      </w:pPr>
    </w:p>
    <w:p w:rsidR="00EC071B" w:rsidRPr="00D05AF6" w:rsidRDefault="00EC071B" w:rsidP="00EC071B">
      <w:pPr>
        <w:pStyle w:val="Heading1"/>
        <w:spacing w:line="360" w:lineRule="auto"/>
        <w:jc w:val="both"/>
        <w:rPr>
          <w:rFonts w:ascii="Times New Roman" w:hAnsi="Times New Roman" w:cs="Times New Roman"/>
          <w:sz w:val="28"/>
          <w:szCs w:val="28"/>
        </w:rPr>
      </w:pPr>
    </w:p>
    <w:p w:rsidR="00EC071B" w:rsidRPr="00D05AF6" w:rsidRDefault="00EC071B" w:rsidP="00EC071B">
      <w:pPr>
        <w:pStyle w:val="Heading1"/>
        <w:spacing w:line="360" w:lineRule="auto"/>
        <w:jc w:val="both"/>
        <w:rPr>
          <w:rFonts w:ascii="Times New Roman" w:hAnsi="Times New Roman" w:cs="Times New Roman"/>
          <w:sz w:val="28"/>
          <w:szCs w:val="28"/>
        </w:rPr>
      </w:pPr>
    </w:p>
    <w:p w:rsidR="00052C8A" w:rsidRPr="00D05AF6" w:rsidRDefault="00EC071B" w:rsidP="00052C8A">
      <w:pPr>
        <w:keepNext/>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024B5EF5" wp14:editId="20869F2B">
            <wp:extent cx="6120130" cy="3122882"/>
            <wp:effectExtent l="0" t="0" r="0" b="1905"/>
            <wp:docPr id="75" name="Picture 75" descr="C:\Users\JOHN M\Desktop\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 M\Desktop\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122882"/>
                    </a:xfrm>
                    <a:prstGeom prst="rect">
                      <a:avLst/>
                    </a:prstGeom>
                    <a:noFill/>
                    <a:ln>
                      <a:noFill/>
                    </a:ln>
                  </pic:spPr>
                </pic:pic>
              </a:graphicData>
            </a:graphic>
          </wp:inline>
        </w:drawing>
      </w:r>
    </w:p>
    <w:p w:rsidR="00EC071B" w:rsidRPr="00D05AF6" w:rsidRDefault="00052C8A" w:rsidP="00052C8A">
      <w:pPr>
        <w:pStyle w:val="Caption"/>
        <w:rPr>
          <w:rFonts w:ascii="Times New Roman" w:hAnsi="Times New Roman" w:cs="Times New Roman"/>
        </w:rPr>
      </w:pPr>
      <w:bookmarkStart w:id="679" w:name="_Toc485111582"/>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9</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user registration</w:t>
      </w:r>
      <w:bookmarkEnd w:id="679"/>
    </w:p>
    <w:p w:rsidR="00EC071B" w:rsidRPr="00D05AF6" w:rsidRDefault="00EC071B" w:rsidP="00EC071B">
      <w:pPr>
        <w:widowControl/>
        <w:suppressAutoHyphens w:val="0"/>
        <w:rPr>
          <w:rFonts w:ascii="Times New Roman" w:hAnsi="Times New Roman" w:cs="Times New Roman"/>
        </w:rPr>
      </w:pPr>
    </w:p>
    <w:p w:rsidR="00EC071B" w:rsidRDefault="00B26A98" w:rsidP="00EC071B">
      <w:pPr>
        <w:widowControl/>
        <w:suppressAutoHyphens w:val="0"/>
        <w:rPr>
          <w:rFonts w:ascii="Times New Roman" w:hAnsi="Times New Roman" w:cs="Times New Roman"/>
        </w:rPr>
      </w:pPr>
      <w:r>
        <w:rPr>
          <w:rFonts w:ascii="Times New Roman" w:hAnsi="Times New Roman" w:cs="Times New Roman"/>
        </w:rPr>
        <w:t>The user registration screen enables a new user to give his or her credentials in order for them to be able to access the system</w:t>
      </w:r>
    </w:p>
    <w:p w:rsidR="00B26A98" w:rsidRPr="00D05AF6" w:rsidRDefault="00B26A98" w:rsidP="00EC071B">
      <w:pPr>
        <w:widowControl/>
        <w:suppressAutoHyphens w:val="0"/>
        <w:rPr>
          <w:rFonts w:ascii="Times New Roman" w:hAnsi="Times New Roman" w:cs="Times New Roman"/>
        </w:rPr>
      </w:pPr>
      <w:r>
        <w:rPr>
          <w:rFonts w:ascii="Times New Roman" w:hAnsi="Times New Roman" w:cs="Times New Roman"/>
        </w:rPr>
        <w:t xml:space="preserve">If you are not registered please insert </w:t>
      </w:r>
      <w:proofErr w:type="spellStart"/>
      <w:r>
        <w:rPr>
          <w:rFonts w:ascii="Times New Roman" w:hAnsi="Times New Roman" w:cs="Times New Roman"/>
        </w:rPr>
        <w:t>yout</w:t>
      </w:r>
      <w:proofErr w:type="spellEnd"/>
      <w:r>
        <w:rPr>
          <w:rFonts w:ascii="Times New Roman" w:hAnsi="Times New Roman" w:cs="Times New Roman"/>
        </w:rPr>
        <w:t xml:space="preserve"> credentials and click sign up. Otherwise </w:t>
      </w:r>
      <w:r w:rsidR="0003057A">
        <w:rPr>
          <w:rFonts w:ascii="Times New Roman" w:hAnsi="Times New Roman" w:cs="Times New Roman"/>
        </w:rPr>
        <w:t>click the “sign in here” to access the site</w:t>
      </w: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674850" w:rsidP="00EC071B">
      <w:pPr>
        <w:widowControl/>
        <w:suppressAutoHyphens w:val="0"/>
        <w:rPr>
          <w:rFonts w:ascii="Times New Roman" w:hAnsi="Times New Roman" w:cs="Times New Roman"/>
        </w:rPr>
      </w:pPr>
      <w:proofErr w:type="gramStart"/>
      <w:r>
        <w:rPr>
          <w:rFonts w:ascii="Times New Roman" w:hAnsi="Times New Roman" w:cs="Times New Roman"/>
        </w:rPr>
        <w:t>hg</w:t>
      </w:r>
      <w:proofErr w:type="gramEnd"/>
    </w:p>
    <w:p w:rsidR="00EC071B" w:rsidRPr="00D05AF6" w:rsidRDefault="00674850" w:rsidP="00EC071B">
      <w:pPr>
        <w:widowControl/>
        <w:suppressAutoHyphens w:val="0"/>
        <w:rPr>
          <w:rFonts w:ascii="Times New Roman" w:hAnsi="Times New Roman" w:cs="Times New Roman"/>
        </w:rPr>
      </w:pPr>
      <w:proofErr w:type="gramStart"/>
      <w:r>
        <w:rPr>
          <w:rFonts w:ascii="Times New Roman" w:hAnsi="Times New Roman" w:cs="Times New Roman"/>
        </w:rPr>
        <w:t>h</w:t>
      </w:r>
      <w:proofErr w:type="gramEnd"/>
    </w:p>
    <w:p w:rsidR="00EC071B" w:rsidRPr="00D05AF6" w:rsidRDefault="00674850" w:rsidP="00EC071B">
      <w:pPr>
        <w:widowControl/>
        <w:suppressAutoHyphens w:val="0"/>
        <w:rPr>
          <w:rFonts w:ascii="Times New Roman" w:hAnsi="Times New Roman" w:cs="Times New Roman"/>
        </w:rPr>
      </w:pPr>
      <w:r>
        <w:rPr>
          <w:rFonts w:ascii="Times New Roman" w:hAnsi="Times New Roman" w:cs="Times New Roman"/>
        </w:rPr>
        <w:t>5n</w:t>
      </w: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052C8A" w:rsidRPr="00D05AF6" w:rsidRDefault="00EC071B" w:rsidP="00052C8A">
      <w:pPr>
        <w:keepNext/>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6794F702" wp14:editId="58D4F605">
            <wp:extent cx="6120130" cy="3122295"/>
            <wp:effectExtent l="0" t="0" r="0" b="1905"/>
            <wp:docPr id="52" name="Picture 52" descr="C:\Users\JOHN M\Desktop\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 M\Desktop\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122295"/>
                    </a:xfrm>
                    <a:prstGeom prst="rect">
                      <a:avLst/>
                    </a:prstGeom>
                    <a:noFill/>
                    <a:ln>
                      <a:noFill/>
                    </a:ln>
                  </pic:spPr>
                </pic:pic>
              </a:graphicData>
            </a:graphic>
          </wp:inline>
        </w:drawing>
      </w:r>
    </w:p>
    <w:p w:rsidR="00EC071B" w:rsidRPr="00D05AF6" w:rsidRDefault="00052C8A" w:rsidP="00052C8A">
      <w:pPr>
        <w:pStyle w:val="Caption"/>
        <w:rPr>
          <w:rFonts w:ascii="Times New Roman" w:hAnsi="Times New Roman" w:cs="Times New Roman"/>
        </w:rPr>
      </w:pPr>
      <w:bookmarkStart w:id="680" w:name="_Toc485111583"/>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10</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user login</w:t>
      </w:r>
      <w:bookmarkEnd w:id="680"/>
    </w:p>
    <w:p w:rsidR="00EC071B" w:rsidRPr="00D05AF6" w:rsidRDefault="0003057A" w:rsidP="00EC071B">
      <w:pPr>
        <w:widowControl/>
        <w:suppressAutoHyphens w:val="0"/>
        <w:rPr>
          <w:rFonts w:ascii="Times New Roman" w:hAnsi="Times New Roman" w:cs="Times New Roman"/>
        </w:rPr>
      </w:pPr>
      <w:r>
        <w:rPr>
          <w:rFonts w:ascii="Times New Roman" w:hAnsi="Times New Roman" w:cs="Times New Roman"/>
        </w:rPr>
        <w:t>The user login screen allows registered users to access the homepage after a successful log in.</w:t>
      </w: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052C8A" w:rsidRPr="00D05AF6" w:rsidRDefault="00EC071B" w:rsidP="00052C8A">
      <w:pPr>
        <w:keepNext/>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7CEF060A" wp14:editId="78C7A0DF">
            <wp:extent cx="6120130" cy="3086735"/>
            <wp:effectExtent l="0" t="0" r="0" b="0"/>
            <wp:docPr id="53" name="Picture 53" descr="C:\Users\JOHN M\Deskto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 M\Desktop\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86735"/>
                    </a:xfrm>
                    <a:prstGeom prst="rect">
                      <a:avLst/>
                    </a:prstGeom>
                    <a:noFill/>
                    <a:ln>
                      <a:noFill/>
                    </a:ln>
                  </pic:spPr>
                </pic:pic>
              </a:graphicData>
            </a:graphic>
          </wp:inline>
        </w:drawing>
      </w:r>
    </w:p>
    <w:p w:rsidR="00EC071B" w:rsidRPr="00D05AF6" w:rsidRDefault="00052C8A" w:rsidP="00052C8A">
      <w:pPr>
        <w:pStyle w:val="Caption"/>
        <w:rPr>
          <w:rFonts w:ascii="Times New Roman" w:hAnsi="Times New Roman" w:cs="Times New Roman"/>
        </w:rPr>
      </w:pPr>
      <w:bookmarkStart w:id="681" w:name="_Toc485111584"/>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11</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contacts</w:t>
      </w:r>
      <w:bookmarkEnd w:id="681"/>
    </w:p>
    <w:p w:rsidR="00EC071B" w:rsidRPr="00D05AF6" w:rsidRDefault="0003057A" w:rsidP="00EC071B">
      <w:pPr>
        <w:widowControl/>
        <w:suppressAutoHyphens w:val="0"/>
        <w:rPr>
          <w:rFonts w:ascii="Times New Roman" w:hAnsi="Times New Roman" w:cs="Times New Roman"/>
        </w:rPr>
      </w:pPr>
      <w:r>
        <w:rPr>
          <w:rFonts w:ascii="Times New Roman" w:hAnsi="Times New Roman" w:cs="Times New Roman"/>
        </w:rPr>
        <w:t>Click on the contacts tab to identify the channels that can be used to reach the site developers.</w:t>
      </w: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052C8A" w:rsidRPr="00D05AF6" w:rsidRDefault="00EC071B" w:rsidP="00052C8A">
      <w:pPr>
        <w:keepNext/>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1D7372CA" wp14:editId="710778E3">
            <wp:extent cx="6120130" cy="3088640"/>
            <wp:effectExtent l="0" t="0" r="0" b="0"/>
            <wp:docPr id="74" name="Picture 74" descr="C:\Users\JOHN M\Desktop\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 M\Desktop\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88640"/>
                    </a:xfrm>
                    <a:prstGeom prst="rect">
                      <a:avLst/>
                    </a:prstGeom>
                    <a:noFill/>
                    <a:ln>
                      <a:noFill/>
                    </a:ln>
                  </pic:spPr>
                </pic:pic>
              </a:graphicData>
            </a:graphic>
          </wp:inline>
        </w:drawing>
      </w:r>
    </w:p>
    <w:p w:rsidR="00EC071B" w:rsidRPr="00D05AF6" w:rsidRDefault="00052C8A" w:rsidP="00052C8A">
      <w:pPr>
        <w:pStyle w:val="Caption"/>
        <w:rPr>
          <w:rFonts w:ascii="Times New Roman" w:hAnsi="Times New Roman" w:cs="Times New Roman"/>
        </w:rPr>
      </w:pPr>
      <w:bookmarkStart w:id="682" w:name="_Toc485111585"/>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12</w:t>
      </w:r>
      <w:r w:rsidR="00070F9C" w:rsidRPr="00D05AF6">
        <w:rPr>
          <w:rFonts w:ascii="Times New Roman" w:hAnsi="Times New Roman" w:cs="Times New Roman"/>
          <w:noProof/>
        </w:rPr>
        <w:fldChar w:fldCharType="end"/>
      </w:r>
      <w:r w:rsidRPr="00D05AF6">
        <w:rPr>
          <w:rFonts w:ascii="Times New Roman" w:hAnsi="Times New Roman" w:cs="Times New Roman"/>
        </w:rPr>
        <w:t xml:space="preserve"> simulations</w:t>
      </w:r>
      <w:bookmarkEnd w:id="682"/>
    </w:p>
    <w:p w:rsidR="0003057A" w:rsidRPr="00D05AF6" w:rsidRDefault="0003057A" w:rsidP="00EC071B">
      <w:pPr>
        <w:widowControl/>
        <w:suppressAutoHyphens w:val="0"/>
        <w:rPr>
          <w:rFonts w:ascii="Times New Roman" w:hAnsi="Times New Roman" w:cs="Times New Roman"/>
        </w:rPr>
      </w:pPr>
      <w:r>
        <w:rPr>
          <w:rFonts w:ascii="Times New Roman" w:hAnsi="Times New Roman" w:cs="Times New Roman"/>
        </w:rPr>
        <w:t>The practical page will enable users select one of several practical they want to perform.</w:t>
      </w: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052C8A" w:rsidRPr="00D05AF6" w:rsidRDefault="00EC071B" w:rsidP="00052C8A">
      <w:pPr>
        <w:keepNext/>
        <w:widowControl/>
        <w:suppressAutoHyphens w:val="0"/>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46B57D92" wp14:editId="3B9F3377">
            <wp:extent cx="6120130" cy="3163264"/>
            <wp:effectExtent l="0" t="0" r="0" b="0"/>
            <wp:docPr id="76" name="Picture 76" descr="C:\Users\JOHN M\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 M\Desktop\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163264"/>
                    </a:xfrm>
                    <a:prstGeom prst="rect">
                      <a:avLst/>
                    </a:prstGeom>
                    <a:noFill/>
                    <a:ln>
                      <a:noFill/>
                    </a:ln>
                  </pic:spPr>
                </pic:pic>
              </a:graphicData>
            </a:graphic>
          </wp:inline>
        </w:drawing>
      </w:r>
    </w:p>
    <w:p w:rsidR="00EC071B" w:rsidRPr="00D05AF6" w:rsidRDefault="00052C8A" w:rsidP="00052C8A">
      <w:pPr>
        <w:pStyle w:val="Caption"/>
        <w:rPr>
          <w:rFonts w:ascii="Times New Roman" w:hAnsi="Times New Roman" w:cs="Times New Roman"/>
        </w:rPr>
      </w:pPr>
      <w:bookmarkStart w:id="683" w:name="_Toc485111586"/>
      <w:r w:rsidRPr="00D05AF6">
        <w:rPr>
          <w:rFonts w:ascii="Times New Roman" w:hAnsi="Times New Roman" w:cs="Times New Roman"/>
        </w:rPr>
        <w:t xml:space="preserve">Figure </w:t>
      </w:r>
      <w:r w:rsidR="00070F9C" w:rsidRPr="00D05AF6">
        <w:rPr>
          <w:rFonts w:ascii="Times New Roman" w:hAnsi="Times New Roman" w:cs="Times New Roman"/>
        </w:rPr>
        <w:fldChar w:fldCharType="begin"/>
      </w:r>
      <w:r w:rsidR="00070F9C" w:rsidRPr="00D05AF6">
        <w:rPr>
          <w:rFonts w:ascii="Times New Roman" w:hAnsi="Times New Roman" w:cs="Times New Roman"/>
        </w:rPr>
        <w:instrText xml:space="preserve"> SEQ Figure \* ARABIC </w:instrText>
      </w:r>
      <w:r w:rsidR="00070F9C" w:rsidRPr="00D05AF6">
        <w:rPr>
          <w:rFonts w:ascii="Times New Roman" w:hAnsi="Times New Roman" w:cs="Times New Roman"/>
        </w:rPr>
        <w:fldChar w:fldCharType="separate"/>
      </w:r>
      <w:r w:rsidR="00C42DBD">
        <w:rPr>
          <w:rFonts w:ascii="Times New Roman" w:hAnsi="Times New Roman" w:cs="Times New Roman"/>
          <w:noProof/>
        </w:rPr>
        <w:t>13</w:t>
      </w:r>
      <w:r w:rsidR="00070F9C" w:rsidRPr="00D05AF6">
        <w:rPr>
          <w:rFonts w:ascii="Times New Roman" w:hAnsi="Times New Roman" w:cs="Times New Roman"/>
          <w:noProof/>
        </w:rPr>
        <w:fldChar w:fldCharType="end"/>
      </w:r>
      <w:proofErr w:type="gramStart"/>
      <w:r w:rsidRPr="00D05AF6">
        <w:rPr>
          <w:rFonts w:ascii="Times New Roman" w:hAnsi="Times New Roman" w:cs="Times New Roman"/>
        </w:rPr>
        <w:t xml:space="preserve"> sample</w:t>
      </w:r>
      <w:proofErr w:type="gramEnd"/>
      <w:r w:rsidRPr="00D05AF6">
        <w:rPr>
          <w:rFonts w:ascii="Times New Roman" w:hAnsi="Times New Roman" w:cs="Times New Roman"/>
        </w:rPr>
        <w:t xml:space="preserve"> balancing chemical equation simulation</w:t>
      </w:r>
      <w:bookmarkEnd w:id="683"/>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EC071B" w:rsidRPr="00D05AF6" w:rsidRDefault="00EC071B" w:rsidP="00EC071B">
      <w:pPr>
        <w:widowControl/>
        <w:suppressAutoHyphens w:val="0"/>
        <w:rPr>
          <w:rFonts w:ascii="Times New Roman" w:hAnsi="Times New Roman" w:cs="Times New Roman"/>
        </w:rPr>
      </w:pPr>
    </w:p>
    <w:p w:rsidR="00F142FA" w:rsidRPr="00D05AF6" w:rsidRDefault="00D45D79" w:rsidP="00052C8A">
      <w:pPr>
        <w:widowControl/>
        <w:suppressAutoHyphens w:val="0"/>
        <w:rPr>
          <w:rFonts w:ascii="Times New Roman" w:hAnsi="Times New Roman" w:cs="Times New Roman"/>
        </w:rPr>
      </w:pPr>
      <w:r w:rsidRPr="00D05AF6">
        <w:rPr>
          <w:rFonts w:ascii="Times New Roman" w:hAnsi="Times New Roman" w:cs="Times New Roman"/>
        </w:rPr>
        <w:br w:type="page"/>
      </w:r>
      <w:r w:rsidRPr="00D05AF6">
        <w:rPr>
          <w:rFonts w:ascii="Times New Roman" w:hAnsi="Times New Roman" w:cs="Times New Roman"/>
        </w:rPr>
        <w:lastRenderedPageBreak/>
        <w:t xml:space="preserve">                        </w:t>
      </w:r>
      <w:r w:rsidR="00EA57DD">
        <w:rPr>
          <w:rFonts w:ascii="Times New Roman" w:hAnsi="Times New Roman" w:cs="Times New Roman"/>
        </w:rPr>
        <w:t>APPENDIX B</w:t>
      </w:r>
    </w:p>
    <w:p w:rsidR="00510701" w:rsidRPr="00D05AF6" w:rsidRDefault="00510701" w:rsidP="00510701">
      <w:pPr>
        <w:pStyle w:val="Heading1"/>
        <w:rPr>
          <w:rFonts w:ascii="Times New Roman" w:hAnsi="Times New Roman" w:cs="Times New Roman"/>
          <w:sz w:val="24"/>
          <w:szCs w:val="24"/>
        </w:rPr>
      </w:pPr>
      <w:bookmarkStart w:id="684" w:name="_Toc485111840"/>
      <w:r w:rsidRPr="00D05AF6">
        <w:rPr>
          <w:rFonts w:ascii="Times New Roman" w:hAnsi="Times New Roman" w:cs="Times New Roman"/>
          <w:b w:val="0"/>
          <w:bCs w:val="0"/>
          <w:noProof/>
          <w:lang w:eastAsia="en-US" w:bidi="ar-SA"/>
        </w:rPr>
        <w:drawing>
          <wp:inline distT="0" distB="0" distL="0" distR="0" wp14:anchorId="65862582" wp14:editId="6659DECA">
            <wp:extent cx="5858510" cy="443357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58510" cy="4433570"/>
                    </a:xfrm>
                    <a:prstGeom prst="rect">
                      <a:avLst/>
                    </a:prstGeom>
                    <a:noFill/>
                    <a:ln w="9525">
                      <a:noFill/>
                      <a:miter lim="800000"/>
                      <a:headEnd/>
                      <a:tailEnd/>
                    </a:ln>
                  </pic:spPr>
                </pic:pic>
              </a:graphicData>
            </a:graphic>
          </wp:inline>
        </w:drawing>
      </w:r>
      <w:bookmarkEnd w:id="684"/>
    </w:p>
    <w:p w:rsidR="00F142FA" w:rsidRPr="00D05AF6" w:rsidRDefault="00F142FA" w:rsidP="005257F6">
      <w:pPr>
        <w:spacing w:line="360" w:lineRule="auto"/>
        <w:jc w:val="both"/>
        <w:rPr>
          <w:rFonts w:ascii="Times New Roman" w:hAnsi="Times New Roman" w:cs="Times New Roman"/>
        </w:rPr>
      </w:pPr>
    </w:p>
    <w:p w:rsidR="00510701" w:rsidRPr="00D05AF6" w:rsidRDefault="00510701">
      <w:pPr>
        <w:widowControl/>
        <w:suppressAutoHyphens w:val="0"/>
        <w:rPr>
          <w:rFonts w:ascii="Times New Roman" w:hAnsi="Times New Roman" w:cs="Times New Roman"/>
        </w:rPr>
      </w:pPr>
      <w:r w:rsidRPr="00D05AF6">
        <w:rPr>
          <w:rFonts w:ascii="Times New Roman" w:hAnsi="Times New Roman" w:cs="Times New Roman"/>
        </w:rPr>
        <w:br w:type="page"/>
      </w:r>
    </w:p>
    <w:p w:rsidR="00510701" w:rsidRPr="00D05AF6" w:rsidRDefault="00510701" w:rsidP="00510701">
      <w:pPr>
        <w:pStyle w:val="Heading1"/>
        <w:rPr>
          <w:rFonts w:ascii="Times New Roman" w:hAnsi="Times New Roman" w:cs="Times New Roman"/>
          <w:sz w:val="24"/>
          <w:szCs w:val="24"/>
        </w:rPr>
      </w:pPr>
      <w:bookmarkStart w:id="685" w:name="_Toc485111841"/>
      <w:r w:rsidRPr="00D05AF6">
        <w:rPr>
          <w:rFonts w:ascii="Times New Roman" w:hAnsi="Times New Roman" w:cs="Times New Roman"/>
          <w:sz w:val="24"/>
          <w:szCs w:val="24"/>
        </w:rPr>
        <w:lastRenderedPageBreak/>
        <w:t xml:space="preserve">APPENDIX </w:t>
      </w:r>
      <w:bookmarkEnd w:id="685"/>
      <w:r w:rsidR="00EA57DD">
        <w:rPr>
          <w:rFonts w:ascii="Times New Roman" w:hAnsi="Times New Roman" w:cs="Times New Roman"/>
          <w:sz w:val="24"/>
          <w:szCs w:val="24"/>
        </w:rPr>
        <w:t>C</w:t>
      </w:r>
    </w:p>
    <w:p w:rsidR="00510701" w:rsidRPr="00D05AF6" w:rsidRDefault="00510701" w:rsidP="005257F6">
      <w:pPr>
        <w:spacing w:line="360" w:lineRule="auto"/>
        <w:jc w:val="both"/>
        <w:rPr>
          <w:rFonts w:ascii="Times New Roman" w:hAnsi="Times New Roman" w:cs="Times New Roman"/>
        </w:rPr>
      </w:pPr>
      <w:r w:rsidRPr="00D05AF6">
        <w:rPr>
          <w:rFonts w:ascii="Times New Roman" w:hAnsi="Times New Roman" w:cs="Times New Roman"/>
          <w:noProof/>
          <w:lang w:eastAsia="en-US" w:bidi="ar-SA"/>
        </w:rPr>
        <w:drawing>
          <wp:inline distT="0" distB="0" distL="0" distR="0" wp14:anchorId="20C4E12C" wp14:editId="3BFF1D24">
            <wp:extent cx="6120130" cy="47176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120130" cy="4717626"/>
                    </a:xfrm>
                    <a:prstGeom prst="rect">
                      <a:avLst/>
                    </a:prstGeom>
                    <a:noFill/>
                    <a:ln w="9525">
                      <a:noFill/>
                      <a:miter lim="800000"/>
                      <a:headEnd/>
                      <a:tailEnd/>
                    </a:ln>
                  </pic:spPr>
                </pic:pic>
              </a:graphicData>
            </a:graphic>
          </wp:inline>
        </w:drawing>
      </w:r>
    </w:p>
    <w:p w:rsidR="00510701" w:rsidRPr="00D05AF6" w:rsidRDefault="00510701" w:rsidP="005257F6">
      <w:pPr>
        <w:spacing w:line="360" w:lineRule="auto"/>
        <w:jc w:val="both"/>
        <w:rPr>
          <w:rFonts w:ascii="Times New Roman" w:hAnsi="Times New Roman" w:cs="Times New Roman"/>
        </w:rPr>
      </w:pPr>
    </w:p>
    <w:p w:rsidR="00D45D79" w:rsidRPr="00D05AF6" w:rsidRDefault="00D45D79">
      <w:pPr>
        <w:widowControl/>
        <w:suppressAutoHyphens w:val="0"/>
        <w:rPr>
          <w:rFonts w:ascii="Times New Roman" w:hAnsi="Times New Roman" w:cs="Times New Roman"/>
        </w:rPr>
      </w:pPr>
      <w:r w:rsidRPr="00D05AF6">
        <w:rPr>
          <w:rFonts w:ascii="Times New Roman" w:hAnsi="Times New Roman" w:cs="Times New Roman"/>
        </w:rPr>
        <w:br w:type="page"/>
      </w:r>
    </w:p>
    <w:p w:rsidR="00D45D79" w:rsidRPr="00D05AF6" w:rsidRDefault="00D45D79" w:rsidP="005257F6">
      <w:pPr>
        <w:spacing w:line="360" w:lineRule="auto"/>
        <w:jc w:val="both"/>
        <w:rPr>
          <w:rFonts w:ascii="Times New Roman" w:hAnsi="Times New Roman" w:cs="Times New Roman"/>
        </w:rPr>
      </w:pPr>
    </w:p>
    <w:p w:rsidR="00F142FA" w:rsidRPr="00D05AF6" w:rsidRDefault="00F142FA" w:rsidP="00DD1825">
      <w:pPr>
        <w:widowControl/>
        <w:suppressAutoHyphens w:val="0"/>
        <w:rPr>
          <w:rFonts w:ascii="Times New Roman" w:hAnsi="Times New Roman" w:cs="Times New Roman"/>
        </w:rPr>
      </w:pPr>
    </w:p>
    <w:bookmarkStart w:id="686" w:name="_Toc485111842" w:displacedByCustomXml="next"/>
    <w:sdt>
      <w:sdtPr>
        <w:rPr>
          <w:rFonts w:ascii="Times New Roman" w:hAnsi="Times New Roman" w:cs="Times New Roman"/>
          <w:b w:val="0"/>
          <w:bCs w:val="0"/>
          <w:sz w:val="24"/>
          <w:szCs w:val="24"/>
        </w:rPr>
        <w:id w:val="85246746"/>
        <w:docPartObj>
          <w:docPartGallery w:val="Bibliographies"/>
          <w:docPartUnique/>
        </w:docPartObj>
      </w:sdtPr>
      <w:sdtEndPr/>
      <w:sdtContent>
        <w:p w:rsidR="00B5234F" w:rsidRPr="00D05AF6" w:rsidRDefault="00B37024" w:rsidP="005257F6">
          <w:pPr>
            <w:pStyle w:val="Heading1"/>
            <w:spacing w:line="360" w:lineRule="auto"/>
            <w:jc w:val="both"/>
            <w:rPr>
              <w:rFonts w:ascii="Times New Roman" w:hAnsi="Times New Roman" w:cs="Times New Roman"/>
            </w:rPr>
          </w:pPr>
          <w:r w:rsidRPr="00D05AF6">
            <w:rPr>
              <w:rFonts w:ascii="Times New Roman" w:hAnsi="Times New Roman" w:cs="Times New Roman"/>
            </w:rPr>
            <w:t>BIBLIOGRAPHY</w:t>
          </w:r>
          <w:bookmarkEnd w:id="686"/>
        </w:p>
        <w:sdt>
          <w:sdtPr>
            <w:rPr>
              <w:rFonts w:ascii="Times New Roman" w:hAnsi="Times New Roman" w:cs="Times New Roman"/>
              <w:szCs w:val="24"/>
            </w:rPr>
            <w:id w:val="111145805"/>
            <w:bibliography/>
          </w:sdtPr>
          <w:sdtEndPr/>
          <w:sdtContent>
            <w:p w:rsidR="00FE613F" w:rsidRPr="00D05AF6" w:rsidRDefault="00946B29" w:rsidP="00FE613F">
              <w:pPr>
                <w:pStyle w:val="Bibliography"/>
                <w:ind w:left="720" w:hanging="720"/>
                <w:rPr>
                  <w:rFonts w:ascii="Times New Roman" w:hAnsi="Times New Roman" w:cs="Times New Roman"/>
                  <w:noProof/>
                </w:rPr>
              </w:pPr>
              <w:r w:rsidRPr="00D05AF6">
                <w:rPr>
                  <w:rFonts w:ascii="Times New Roman" w:hAnsi="Times New Roman" w:cs="Times New Roman"/>
                </w:rPr>
                <w:fldChar w:fldCharType="begin"/>
              </w:r>
              <w:r w:rsidR="00B5234F" w:rsidRPr="00D05AF6">
                <w:rPr>
                  <w:rFonts w:ascii="Times New Roman" w:hAnsi="Times New Roman" w:cs="Times New Roman"/>
                </w:rPr>
                <w:instrText xml:space="preserve"> BIBLIOGRAPHY </w:instrText>
              </w:r>
              <w:r w:rsidRPr="00D05AF6">
                <w:rPr>
                  <w:rFonts w:ascii="Times New Roman" w:hAnsi="Times New Roman" w:cs="Times New Roman"/>
                </w:rPr>
                <w:fldChar w:fldCharType="separate"/>
              </w:r>
              <w:r w:rsidR="00FE613F" w:rsidRPr="00D05AF6">
                <w:rPr>
                  <w:rFonts w:ascii="Times New Roman" w:hAnsi="Times New Roman" w:cs="Times New Roman"/>
                  <w:noProof/>
                </w:rPr>
                <w:t>(n.d.).</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([e.g., A. e., 2004, A. e., 1998, A. e., &amp; 2004), C. e. (n.d.).</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1991), (. (1991).</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 xml:space="preserve">Clough. (2002). </w:t>
              </w:r>
              <w:r w:rsidRPr="00D05AF6">
                <w:rPr>
                  <w:rFonts w:ascii="Times New Roman" w:hAnsi="Times New Roman" w:cs="Times New Roman"/>
                  <w:i/>
                  <w:iCs/>
                  <w:noProof/>
                </w:rPr>
                <w:t>make science come alive.</w:t>
              </w:r>
              <w:r w:rsidRPr="00D05AF6">
                <w:rPr>
                  <w:rFonts w:ascii="Times New Roman" w:hAnsi="Times New Roman" w:cs="Times New Roman"/>
                  <w:noProof/>
                </w:rPr>
                <w:t xml:space="preserve"> London: cockerill(Ed.).</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 xml:space="preserve">magin. (1986). </w:t>
              </w:r>
              <w:r w:rsidRPr="00D05AF6">
                <w:rPr>
                  <w:rFonts w:ascii="Times New Roman" w:hAnsi="Times New Roman" w:cs="Times New Roman"/>
                  <w:i/>
                  <w:iCs/>
                  <w:noProof/>
                </w:rPr>
                <w:t>Design and experimentation in undergraduate mechanical engineering.</w:t>
              </w:r>
              <w:r w:rsidRPr="00D05AF6">
                <w:rPr>
                  <w:rFonts w:ascii="Times New Roman" w:hAnsi="Times New Roman" w:cs="Times New Roman"/>
                  <w:noProof/>
                </w:rPr>
                <w:t xml:space="preserve"> Sydney,Australia: Instituition of Engineers.</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 xml:space="preserve">Nersessian. (1991). </w:t>
              </w:r>
              <w:r w:rsidRPr="00D05AF6">
                <w:rPr>
                  <w:rFonts w:ascii="Times New Roman" w:hAnsi="Times New Roman" w:cs="Times New Roman"/>
                  <w:i/>
                  <w:iCs/>
                  <w:noProof/>
                </w:rPr>
                <w:t>Conceptual change in science and science education.</w:t>
              </w:r>
              <w:r w:rsidRPr="00D05AF6">
                <w:rPr>
                  <w:rFonts w:ascii="Times New Roman" w:hAnsi="Times New Roman" w:cs="Times New Roman"/>
                  <w:noProof/>
                </w:rPr>
                <w:t xml:space="preserve"> Toronto,Canada: Ed.OISE Press.</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 xml:space="preserve">Nersessian. (1991). </w:t>
              </w:r>
              <w:r w:rsidRPr="00D05AF6">
                <w:rPr>
                  <w:rFonts w:ascii="Times New Roman" w:hAnsi="Times New Roman" w:cs="Times New Roman"/>
                  <w:i/>
                  <w:iCs/>
                  <w:noProof/>
                </w:rPr>
                <w:t>Hands-on experience is at the heart of science learning.</w:t>
              </w:r>
              <w:r w:rsidRPr="00D05AF6">
                <w:rPr>
                  <w:rFonts w:ascii="Times New Roman" w:hAnsi="Times New Roman" w:cs="Times New Roman"/>
                  <w:noProof/>
                </w:rPr>
                <w:t xml:space="preserve"> n/a: n/a.</w:t>
              </w:r>
            </w:p>
            <w:p w:rsidR="00FE613F" w:rsidRPr="00D05AF6" w:rsidRDefault="00FE613F" w:rsidP="00FE613F">
              <w:pPr>
                <w:pStyle w:val="Bibliography"/>
                <w:ind w:left="720" w:hanging="720"/>
                <w:rPr>
                  <w:rFonts w:ascii="Times New Roman" w:hAnsi="Times New Roman" w:cs="Times New Roman"/>
                  <w:noProof/>
                </w:rPr>
              </w:pPr>
              <w:r w:rsidRPr="00D05AF6">
                <w:rPr>
                  <w:rFonts w:ascii="Times New Roman" w:hAnsi="Times New Roman" w:cs="Times New Roman"/>
                  <w:noProof/>
                </w:rPr>
                <w:t xml:space="preserve">Scanlon. (2002). </w:t>
              </w:r>
              <w:r w:rsidRPr="00D05AF6">
                <w:rPr>
                  <w:rFonts w:ascii="Times New Roman" w:hAnsi="Times New Roman" w:cs="Times New Roman"/>
                  <w:i/>
                  <w:iCs/>
                  <w:noProof/>
                </w:rPr>
                <w:t>Contemporary studies to learning science.</w:t>
              </w:r>
              <w:r w:rsidRPr="00D05AF6">
                <w:rPr>
                  <w:rFonts w:ascii="Times New Roman" w:hAnsi="Times New Roman" w:cs="Times New Roman"/>
                  <w:noProof/>
                </w:rPr>
                <w:t xml:space="preserve"> : studies in education science.</w:t>
              </w:r>
            </w:p>
            <w:p w:rsidR="00B5234F" w:rsidRPr="00D05AF6" w:rsidRDefault="00946B29" w:rsidP="00FE613F">
              <w:pPr>
                <w:spacing w:line="360" w:lineRule="auto"/>
                <w:jc w:val="both"/>
                <w:rPr>
                  <w:rFonts w:ascii="Times New Roman" w:hAnsi="Times New Roman" w:cs="Times New Roman"/>
                </w:rPr>
              </w:pPr>
              <w:r w:rsidRPr="00D05AF6">
                <w:rPr>
                  <w:rFonts w:ascii="Times New Roman" w:hAnsi="Times New Roman" w:cs="Times New Roman"/>
                </w:rPr>
                <w:fldChar w:fldCharType="end"/>
              </w:r>
            </w:p>
          </w:sdtContent>
        </w:sdt>
      </w:sdtContent>
    </w:sdt>
    <w:p w:rsidR="007F22CB" w:rsidRPr="00D05AF6" w:rsidRDefault="007F22CB" w:rsidP="005257F6">
      <w:pPr>
        <w:pStyle w:val="Bibliography"/>
        <w:jc w:val="both"/>
        <w:rPr>
          <w:rFonts w:ascii="Times New Roman" w:hAnsi="Times New Roman" w:cs="Times New Roman"/>
        </w:rPr>
      </w:pPr>
    </w:p>
    <w:p w:rsidR="007F22CB" w:rsidRPr="00D05AF6" w:rsidRDefault="007F22CB" w:rsidP="005257F6">
      <w:pPr>
        <w:jc w:val="both"/>
        <w:rPr>
          <w:rFonts w:ascii="Times New Roman" w:hAnsi="Times New Roman" w:cs="Times New Roman"/>
        </w:rPr>
      </w:pPr>
    </w:p>
    <w:p w:rsidR="007F22CB" w:rsidRPr="00D05AF6" w:rsidRDefault="007F22CB" w:rsidP="005257F6">
      <w:pPr>
        <w:jc w:val="both"/>
        <w:rPr>
          <w:rFonts w:ascii="Times New Roman" w:hAnsi="Times New Roman" w:cs="Times New Roman"/>
        </w:rPr>
      </w:pPr>
    </w:p>
    <w:p w:rsidR="00670EC3" w:rsidRPr="00D05AF6" w:rsidRDefault="00670EC3" w:rsidP="005257F6">
      <w:pPr>
        <w:spacing w:line="360" w:lineRule="auto"/>
        <w:jc w:val="both"/>
        <w:rPr>
          <w:rFonts w:ascii="Times New Roman" w:hAnsi="Times New Roman" w:cs="Times New Roman"/>
        </w:rPr>
      </w:pPr>
    </w:p>
    <w:p w:rsidR="00670EC3" w:rsidRPr="00D05AF6" w:rsidRDefault="00670EC3" w:rsidP="005257F6">
      <w:pPr>
        <w:spacing w:line="360" w:lineRule="auto"/>
        <w:jc w:val="both"/>
        <w:rPr>
          <w:rFonts w:ascii="Times New Roman" w:hAnsi="Times New Roman" w:cs="Times New Roman"/>
        </w:rPr>
      </w:pPr>
    </w:p>
    <w:sectPr w:rsidR="00670EC3" w:rsidRPr="00D05AF6" w:rsidSect="00B45424">
      <w:footerReference w:type="default" r:id="rId24"/>
      <w:pgSz w:w="11906" w:h="16838"/>
      <w:pgMar w:top="1134" w:right="1134" w:bottom="1134" w:left="1134" w:header="0" w:footer="0" w:gutter="0"/>
      <w:pgNumType w:start="1"/>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3" w:author="lambor" w:date="2016-11-01T08:41:00Z" w:initials="l">
    <w:p w:rsidR="00B26A98" w:rsidRDefault="00B26A9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11AB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A4F" w:rsidRDefault="00587A4F" w:rsidP="0022016E">
      <w:r>
        <w:separator/>
      </w:r>
    </w:p>
  </w:endnote>
  <w:endnote w:type="continuationSeparator" w:id="0">
    <w:p w:rsidR="00587A4F" w:rsidRDefault="00587A4F" w:rsidP="00220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Times New Roman;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24" w:author="MARIE" w:date="2016-10-25T10:07:00Z"/>
  <w:sdt>
    <w:sdtPr>
      <w:id w:val="-282962908"/>
      <w:docPartObj>
        <w:docPartGallery w:val="Page Numbers (Bottom of Page)"/>
        <w:docPartUnique/>
      </w:docPartObj>
    </w:sdtPr>
    <w:sdtEndPr>
      <w:rPr>
        <w:noProof/>
      </w:rPr>
    </w:sdtEndPr>
    <w:sdtContent>
      <w:customXmlInsRangeEnd w:id="124"/>
      <w:p w:rsidR="00B26A98" w:rsidRDefault="00587A4F">
        <w:pPr>
          <w:pStyle w:val="Footer"/>
          <w:jc w:val="center"/>
          <w:rPr>
            <w:ins w:id="125" w:author="MARIE" w:date="2016-10-25T10:07:00Z"/>
          </w:rPr>
          <w:pPrChange w:id="126" w:author="MARIE" w:date="2016-10-25T10:08:00Z">
            <w:pPr>
              <w:pStyle w:val="Footer"/>
              <w:jc w:val="right"/>
            </w:pPr>
          </w:pPrChange>
        </w:pPr>
      </w:p>
      <w:customXmlInsRangeStart w:id="127" w:author="MARIE" w:date="2016-10-25T10:07:00Z"/>
    </w:sdtContent>
  </w:sdt>
  <w:customXmlInsRangeEnd w:id="127"/>
  <w:p w:rsidR="00B26A98" w:rsidRDefault="00B26A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58" w:author="MARIE" w:date="2016-10-25T10:07:00Z"/>
  <w:sdt>
    <w:sdtPr>
      <w:id w:val="-535736081"/>
      <w:docPartObj>
        <w:docPartGallery w:val="Page Numbers (Bottom of Page)"/>
        <w:docPartUnique/>
      </w:docPartObj>
    </w:sdtPr>
    <w:sdtEndPr>
      <w:rPr>
        <w:noProof/>
      </w:rPr>
    </w:sdtEndPr>
    <w:sdtContent>
      <w:customXmlInsRangeEnd w:id="258"/>
      <w:p w:rsidR="00B26A98" w:rsidRDefault="00B26A98">
        <w:pPr>
          <w:pStyle w:val="Footer"/>
          <w:jc w:val="right"/>
          <w:rPr>
            <w:ins w:id="259" w:author="MARIE" w:date="2016-10-25T10:07:00Z"/>
          </w:rPr>
        </w:pPr>
        <w:ins w:id="260" w:author="MARIE" w:date="2016-10-25T10:07:00Z">
          <w:r>
            <w:fldChar w:fldCharType="begin"/>
          </w:r>
          <w:r>
            <w:instrText xml:space="preserve"> PAGE   \* MERGEFORMAT </w:instrText>
          </w:r>
          <w:r>
            <w:fldChar w:fldCharType="separate"/>
          </w:r>
        </w:ins>
        <w:r w:rsidR="00C42DBD">
          <w:rPr>
            <w:noProof/>
          </w:rPr>
          <w:t>vi</w:t>
        </w:r>
        <w:ins w:id="261" w:author="MARIE" w:date="2016-10-25T10:07:00Z">
          <w:r>
            <w:rPr>
              <w:noProof/>
            </w:rPr>
            <w:fldChar w:fldCharType="end"/>
          </w:r>
        </w:ins>
      </w:p>
      <w:customXmlInsRangeStart w:id="262" w:author="MARIE" w:date="2016-10-25T10:07:00Z"/>
    </w:sdtContent>
  </w:sdt>
  <w:customXmlInsRangeEnd w:id="262"/>
  <w:p w:rsidR="00B26A98" w:rsidRDefault="00B26A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A98" w:rsidRDefault="00B26A98">
    <w:pPr>
      <w:pStyle w:val="Footer"/>
      <w:jc w:val="right"/>
      <w:rPr>
        <w:ins w:id="687" w:author="MARIE" w:date="2016-10-25T10:07:00Z"/>
      </w:rPr>
    </w:pPr>
    <w:ins w:id="688" w:author="MARIE" w:date="2016-10-25T10:07:00Z">
      <w:r>
        <w:fldChar w:fldCharType="begin"/>
      </w:r>
      <w:r>
        <w:instrText xml:space="preserve"> PAGE   \* MERGEFORMAT </w:instrText>
      </w:r>
      <w:r>
        <w:fldChar w:fldCharType="separate"/>
      </w:r>
    </w:ins>
    <w:r w:rsidR="00C42DBD">
      <w:rPr>
        <w:noProof/>
      </w:rPr>
      <w:t>7</w:t>
    </w:r>
    <w:ins w:id="689" w:author="MARIE" w:date="2016-10-25T10:07:00Z">
      <w:r>
        <w:rPr>
          <w:noProof/>
        </w:rPr>
        <w:fldChar w:fldCharType="end"/>
      </w:r>
    </w:ins>
  </w:p>
  <w:p w:rsidR="00B26A98" w:rsidRDefault="00B26A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A4F" w:rsidRDefault="00587A4F" w:rsidP="0022016E">
      <w:r>
        <w:separator/>
      </w:r>
    </w:p>
  </w:footnote>
  <w:footnote w:type="continuationSeparator" w:id="0">
    <w:p w:rsidR="00587A4F" w:rsidRDefault="00587A4F" w:rsidP="002201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6pt;height:11.6pt" o:bullet="t">
        <v:imagedata r:id="rId1" o:title="mso2945"/>
      </v:shape>
    </w:pict>
  </w:numPicBullet>
  <w:abstractNum w:abstractNumId="0">
    <w:nsid w:val="00695FBC"/>
    <w:multiLevelType w:val="multilevel"/>
    <w:tmpl w:val="63BC85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003DE0"/>
    <w:multiLevelType w:val="hybridMultilevel"/>
    <w:tmpl w:val="16F88FE2"/>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0BBC5748"/>
    <w:multiLevelType w:val="hybridMultilevel"/>
    <w:tmpl w:val="8162F4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0C43FF"/>
    <w:multiLevelType w:val="hybridMultilevel"/>
    <w:tmpl w:val="86EC9712"/>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2E006E5D"/>
    <w:multiLevelType w:val="hybridMultilevel"/>
    <w:tmpl w:val="66AC2E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211B0"/>
    <w:multiLevelType w:val="hybridMultilevel"/>
    <w:tmpl w:val="A6A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A17786"/>
    <w:multiLevelType w:val="hybridMultilevel"/>
    <w:tmpl w:val="22CA10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2951DE"/>
    <w:multiLevelType w:val="hybridMultilevel"/>
    <w:tmpl w:val="4CC8F4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716CF9"/>
    <w:multiLevelType w:val="hybridMultilevel"/>
    <w:tmpl w:val="9DF0709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060DC"/>
    <w:multiLevelType w:val="multilevel"/>
    <w:tmpl w:val="272286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2847288"/>
    <w:multiLevelType w:val="hybridMultilevel"/>
    <w:tmpl w:val="C2F0E1FA"/>
    <w:lvl w:ilvl="0" w:tplc="5C9E9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3CE0ACC"/>
    <w:multiLevelType w:val="multilevel"/>
    <w:tmpl w:val="C7D27032"/>
    <w:lvl w:ilvl="0">
      <w:start w:val="1"/>
      <w:numFmt w:val="bullet"/>
      <w:lvlText w:val=""/>
      <w:lvlJc w:val="left"/>
      <w:pPr>
        <w:ind w:left="2138" w:hanging="360"/>
      </w:pPr>
      <w:rPr>
        <w:rFonts w:ascii="Wingdings" w:hAnsi="Wingdings" w:cs="Wingdings"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cs="Wingdings" w:hint="default"/>
      </w:rPr>
    </w:lvl>
    <w:lvl w:ilvl="3">
      <w:start w:val="1"/>
      <w:numFmt w:val="bullet"/>
      <w:lvlText w:val=""/>
      <w:lvlJc w:val="left"/>
      <w:pPr>
        <w:ind w:left="4298" w:hanging="360"/>
      </w:pPr>
      <w:rPr>
        <w:rFonts w:ascii="Symbol" w:hAnsi="Symbol" w:cs="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cs="Wingdings" w:hint="default"/>
      </w:rPr>
    </w:lvl>
    <w:lvl w:ilvl="6">
      <w:start w:val="1"/>
      <w:numFmt w:val="bullet"/>
      <w:lvlText w:val=""/>
      <w:lvlJc w:val="left"/>
      <w:pPr>
        <w:ind w:left="6458" w:hanging="360"/>
      </w:pPr>
      <w:rPr>
        <w:rFonts w:ascii="Symbol" w:hAnsi="Symbol" w:cs="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cs="Wingdings" w:hint="default"/>
      </w:rPr>
    </w:lvl>
  </w:abstractNum>
  <w:abstractNum w:abstractNumId="12">
    <w:nsid w:val="50550286"/>
    <w:multiLevelType w:val="hybridMultilevel"/>
    <w:tmpl w:val="1A30E8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E511BE"/>
    <w:multiLevelType w:val="multilevel"/>
    <w:tmpl w:val="D8ACCA84"/>
    <w:lvl w:ilvl="0">
      <w:start w:val="2"/>
      <w:numFmt w:val="decimal"/>
      <w:lvlText w:val=""/>
      <w:lvlJc w:val="left"/>
      <w:pPr>
        <w:ind w:left="360" w:hanging="360"/>
      </w:pPr>
      <w:rPr>
        <w:b w:val="0"/>
      </w:rPr>
    </w:lvl>
    <w:lvl w:ilvl="1">
      <w:start w:val="2"/>
      <w:numFmt w:val="decimal"/>
      <w:lvlText w:val="%1.%2"/>
      <w:lvlJc w:val="left"/>
      <w:pPr>
        <w:ind w:left="1065" w:hanging="360"/>
      </w:pPr>
      <w:rPr>
        <w:b w:val="0"/>
      </w:rPr>
    </w:lvl>
    <w:lvl w:ilvl="2">
      <w:start w:val="1"/>
      <w:numFmt w:val="decimal"/>
      <w:lvlText w:val="%1.%2.%3"/>
      <w:lvlJc w:val="left"/>
      <w:pPr>
        <w:ind w:left="2130" w:hanging="720"/>
      </w:pPr>
      <w:rPr>
        <w:b w:val="0"/>
      </w:rPr>
    </w:lvl>
    <w:lvl w:ilvl="3">
      <w:start w:val="1"/>
      <w:numFmt w:val="decimal"/>
      <w:lvlText w:val="%1.%2.%3.%4"/>
      <w:lvlJc w:val="left"/>
      <w:pPr>
        <w:ind w:left="2835" w:hanging="720"/>
      </w:pPr>
      <w:rPr>
        <w:b w:val="0"/>
      </w:rPr>
    </w:lvl>
    <w:lvl w:ilvl="4">
      <w:start w:val="1"/>
      <w:numFmt w:val="decimal"/>
      <w:lvlText w:val="%1.%2.%3.%4.%5"/>
      <w:lvlJc w:val="left"/>
      <w:pPr>
        <w:ind w:left="3900" w:hanging="1080"/>
      </w:pPr>
      <w:rPr>
        <w:b w:val="0"/>
      </w:rPr>
    </w:lvl>
    <w:lvl w:ilvl="5">
      <w:start w:val="1"/>
      <w:numFmt w:val="decimal"/>
      <w:lvlText w:val="%1.%2.%3.%4.%5.%6"/>
      <w:lvlJc w:val="left"/>
      <w:pPr>
        <w:ind w:left="4605" w:hanging="1080"/>
      </w:pPr>
      <w:rPr>
        <w:b w:val="0"/>
      </w:rPr>
    </w:lvl>
    <w:lvl w:ilvl="6">
      <w:start w:val="1"/>
      <w:numFmt w:val="decimal"/>
      <w:lvlText w:val="%1.%2.%3.%4.%5.%6.%7"/>
      <w:lvlJc w:val="left"/>
      <w:pPr>
        <w:ind w:left="5670" w:hanging="1440"/>
      </w:pPr>
      <w:rPr>
        <w:b w:val="0"/>
      </w:rPr>
    </w:lvl>
    <w:lvl w:ilvl="7">
      <w:start w:val="1"/>
      <w:numFmt w:val="decimal"/>
      <w:lvlText w:val="%1.%2.%3.%4.%5.%6.%7.%8"/>
      <w:lvlJc w:val="left"/>
      <w:pPr>
        <w:ind w:left="6375" w:hanging="1440"/>
      </w:pPr>
      <w:rPr>
        <w:b w:val="0"/>
      </w:rPr>
    </w:lvl>
    <w:lvl w:ilvl="8">
      <w:start w:val="1"/>
      <w:numFmt w:val="decimal"/>
      <w:lvlText w:val="%1.%2.%3.%4.%5.%6.%7.%8.%9"/>
      <w:lvlJc w:val="left"/>
      <w:pPr>
        <w:ind w:left="7440" w:hanging="1800"/>
      </w:pPr>
      <w:rPr>
        <w:b w:val="0"/>
      </w:rPr>
    </w:lvl>
  </w:abstractNum>
  <w:abstractNum w:abstractNumId="14">
    <w:nsid w:val="54686588"/>
    <w:multiLevelType w:val="hybridMultilevel"/>
    <w:tmpl w:val="D58601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00F2E"/>
    <w:multiLevelType w:val="hybridMultilevel"/>
    <w:tmpl w:val="C6367BAE"/>
    <w:lvl w:ilvl="0" w:tplc="0409000F">
      <w:start w:val="1"/>
      <w:numFmt w:val="decimal"/>
      <w:lvlText w:val="%1."/>
      <w:lvlJc w:val="left"/>
      <w:pPr>
        <w:ind w:left="900"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16">
    <w:nsid w:val="58C26404"/>
    <w:multiLevelType w:val="hybridMultilevel"/>
    <w:tmpl w:val="9EE662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6438E0"/>
    <w:multiLevelType w:val="multilevel"/>
    <w:tmpl w:val="3522A18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nsid w:val="5ED860AB"/>
    <w:multiLevelType w:val="hybridMultilevel"/>
    <w:tmpl w:val="96BE9A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B56AA5"/>
    <w:multiLevelType w:val="multilevel"/>
    <w:tmpl w:val="0FBAA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6E795767"/>
    <w:multiLevelType w:val="hybridMultilevel"/>
    <w:tmpl w:val="C8749C9C"/>
    <w:lvl w:ilvl="0" w:tplc="0409001B">
      <w:start w:val="1"/>
      <w:numFmt w:val="lowerRoman"/>
      <w:lvlText w:val="%1."/>
      <w:lvlJc w:val="righ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1">
    <w:nsid w:val="71127F20"/>
    <w:multiLevelType w:val="multilevel"/>
    <w:tmpl w:val="63BC85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3C5141B"/>
    <w:multiLevelType w:val="hybridMultilevel"/>
    <w:tmpl w:val="EAA081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52678A1"/>
    <w:multiLevelType w:val="hybridMultilevel"/>
    <w:tmpl w:val="3C18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4F7C85"/>
    <w:multiLevelType w:val="hybridMultilevel"/>
    <w:tmpl w:val="FA4C02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11"/>
  </w:num>
  <w:num w:numId="4">
    <w:abstractNumId w:val="13"/>
  </w:num>
  <w:num w:numId="5">
    <w:abstractNumId w:val="17"/>
  </w:num>
  <w:num w:numId="6">
    <w:abstractNumId w:val="19"/>
  </w:num>
  <w:num w:numId="7">
    <w:abstractNumId w:val="24"/>
  </w:num>
  <w:num w:numId="8">
    <w:abstractNumId w:val="10"/>
  </w:num>
  <w:num w:numId="9">
    <w:abstractNumId w:val="22"/>
  </w:num>
  <w:num w:numId="10">
    <w:abstractNumId w:val="7"/>
  </w:num>
  <w:num w:numId="11">
    <w:abstractNumId w:val="12"/>
  </w:num>
  <w:num w:numId="12">
    <w:abstractNumId w:val="15"/>
  </w:num>
  <w:num w:numId="13">
    <w:abstractNumId w:val="18"/>
  </w:num>
  <w:num w:numId="14">
    <w:abstractNumId w:val="20"/>
  </w:num>
  <w:num w:numId="15">
    <w:abstractNumId w:val="2"/>
  </w:num>
  <w:num w:numId="16">
    <w:abstractNumId w:val="16"/>
  </w:num>
  <w:num w:numId="17">
    <w:abstractNumId w:val="3"/>
  </w:num>
  <w:num w:numId="18">
    <w:abstractNumId w:val="8"/>
  </w:num>
  <w:num w:numId="19">
    <w:abstractNumId w:val="0"/>
  </w:num>
  <w:num w:numId="20">
    <w:abstractNumId w:val="14"/>
  </w:num>
  <w:num w:numId="21">
    <w:abstractNumId w:val="4"/>
  </w:num>
  <w:num w:numId="22">
    <w:abstractNumId w:val="1"/>
  </w:num>
  <w:num w:numId="23">
    <w:abstractNumId w:val="6"/>
  </w:num>
  <w:num w:numId="24">
    <w:abstractNumId w:val="2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954"/>
    <w:rsid w:val="00006657"/>
    <w:rsid w:val="00011441"/>
    <w:rsid w:val="000223BC"/>
    <w:rsid w:val="0003057A"/>
    <w:rsid w:val="00031C84"/>
    <w:rsid w:val="00032F1F"/>
    <w:rsid w:val="00041BDB"/>
    <w:rsid w:val="00051175"/>
    <w:rsid w:val="00052C8A"/>
    <w:rsid w:val="00070F9C"/>
    <w:rsid w:val="000A0822"/>
    <w:rsid w:val="000C3365"/>
    <w:rsid w:val="000D2277"/>
    <w:rsid w:val="000D3737"/>
    <w:rsid w:val="000E16C4"/>
    <w:rsid w:val="000F53E6"/>
    <w:rsid w:val="00105585"/>
    <w:rsid w:val="00113B60"/>
    <w:rsid w:val="001413F4"/>
    <w:rsid w:val="00144F8B"/>
    <w:rsid w:val="001654C8"/>
    <w:rsid w:val="00181A66"/>
    <w:rsid w:val="00184478"/>
    <w:rsid w:val="00191397"/>
    <w:rsid w:val="001A4807"/>
    <w:rsid w:val="001B06D0"/>
    <w:rsid w:val="001B4D25"/>
    <w:rsid w:val="001C30A4"/>
    <w:rsid w:val="001C3F0B"/>
    <w:rsid w:val="001C514E"/>
    <w:rsid w:val="001D0B8E"/>
    <w:rsid w:val="001D6684"/>
    <w:rsid w:val="001E0CFF"/>
    <w:rsid w:val="001F2794"/>
    <w:rsid w:val="00206FB3"/>
    <w:rsid w:val="0022016E"/>
    <w:rsid w:val="00234DB0"/>
    <w:rsid w:val="00247336"/>
    <w:rsid w:val="002507AB"/>
    <w:rsid w:val="0025279A"/>
    <w:rsid w:val="00285D41"/>
    <w:rsid w:val="00290ABD"/>
    <w:rsid w:val="00294919"/>
    <w:rsid w:val="00297DA9"/>
    <w:rsid w:val="002C01FF"/>
    <w:rsid w:val="002C1047"/>
    <w:rsid w:val="002C3507"/>
    <w:rsid w:val="002E5E1B"/>
    <w:rsid w:val="002F59EB"/>
    <w:rsid w:val="00303EA7"/>
    <w:rsid w:val="00306CC2"/>
    <w:rsid w:val="003239E8"/>
    <w:rsid w:val="0033573B"/>
    <w:rsid w:val="003366A2"/>
    <w:rsid w:val="003572C6"/>
    <w:rsid w:val="0036256F"/>
    <w:rsid w:val="00366B13"/>
    <w:rsid w:val="00367518"/>
    <w:rsid w:val="00367CB2"/>
    <w:rsid w:val="0038503C"/>
    <w:rsid w:val="0038584E"/>
    <w:rsid w:val="003A149E"/>
    <w:rsid w:val="003A6BA4"/>
    <w:rsid w:val="003B34B5"/>
    <w:rsid w:val="003B400D"/>
    <w:rsid w:val="003B7A9A"/>
    <w:rsid w:val="003C0EF0"/>
    <w:rsid w:val="003C6635"/>
    <w:rsid w:val="003E6300"/>
    <w:rsid w:val="003F299E"/>
    <w:rsid w:val="00404098"/>
    <w:rsid w:val="00405352"/>
    <w:rsid w:val="004105C4"/>
    <w:rsid w:val="004155E4"/>
    <w:rsid w:val="00431F4B"/>
    <w:rsid w:val="004378B5"/>
    <w:rsid w:val="0044404F"/>
    <w:rsid w:val="00446271"/>
    <w:rsid w:val="00453297"/>
    <w:rsid w:val="00457B0A"/>
    <w:rsid w:val="00464455"/>
    <w:rsid w:val="00471AF3"/>
    <w:rsid w:val="004724AB"/>
    <w:rsid w:val="004729A7"/>
    <w:rsid w:val="00473CDD"/>
    <w:rsid w:val="00474CBF"/>
    <w:rsid w:val="00484368"/>
    <w:rsid w:val="00484B61"/>
    <w:rsid w:val="00485C39"/>
    <w:rsid w:val="004A4351"/>
    <w:rsid w:val="004B65BE"/>
    <w:rsid w:val="004C363D"/>
    <w:rsid w:val="004E43A7"/>
    <w:rsid w:val="004F5045"/>
    <w:rsid w:val="004F6675"/>
    <w:rsid w:val="00500160"/>
    <w:rsid w:val="00502273"/>
    <w:rsid w:val="00503B4F"/>
    <w:rsid w:val="00510701"/>
    <w:rsid w:val="00515A46"/>
    <w:rsid w:val="0051697E"/>
    <w:rsid w:val="00520D65"/>
    <w:rsid w:val="00521F4F"/>
    <w:rsid w:val="005257F6"/>
    <w:rsid w:val="0052583A"/>
    <w:rsid w:val="0053301D"/>
    <w:rsid w:val="0055777B"/>
    <w:rsid w:val="005824D0"/>
    <w:rsid w:val="00587A4F"/>
    <w:rsid w:val="005928B3"/>
    <w:rsid w:val="0059597F"/>
    <w:rsid w:val="005C7429"/>
    <w:rsid w:val="005D2F4F"/>
    <w:rsid w:val="005D74B4"/>
    <w:rsid w:val="005F098F"/>
    <w:rsid w:val="005F2FCC"/>
    <w:rsid w:val="005F6961"/>
    <w:rsid w:val="00606C86"/>
    <w:rsid w:val="006163BD"/>
    <w:rsid w:val="00622657"/>
    <w:rsid w:val="00627B2C"/>
    <w:rsid w:val="00633DDE"/>
    <w:rsid w:val="00634A24"/>
    <w:rsid w:val="00643192"/>
    <w:rsid w:val="00645BC2"/>
    <w:rsid w:val="00650D0D"/>
    <w:rsid w:val="00665757"/>
    <w:rsid w:val="006675B8"/>
    <w:rsid w:val="00670EC3"/>
    <w:rsid w:val="00674850"/>
    <w:rsid w:val="00675B33"/>
    <w:rsid w:val="0068409F"/>
    <w:rsid w:val="00695B6D"/>
    <w:rsid w:val="006A0D5E"/>
    <w:rsid w:val="006A2E8F"/>
    <w:rsid w:val="006A2F10"/>
    <w:rsid w:val="006B3251"/>
    <w:rsid w:val="006C71D7"/>
    <w:rsid w:val="006D0740"/>
    <w:rsid w:val="006D4F3D"/>
    <w:rsid w:val="006D65C0"/>
    <w:rsid w:val="006D7129"/>
    <w:rsid w:val="006F5710"/>
    <w:rsid w:val="007052C8"/>
    <w:rsid w:val="0072057B"/>
    <w:rsid w:val="00723D6B"/>
    <w:rsid w:val="007268FB"/>
    <w:rsid w:val="00733E5F"/>
    <w:rsid w:val="00736960"/>
    <w:rsid w:val="00754DEB"/>
    <w:rsid w:val="00764F9F"/>
    <w:rsid w:val="007661DF"/>
    <w:rsid w:val="00786459"/>
    <w:rsid w:val="00787704"/>
    <w:rsid w:val="007A27DE"/>
    <w:rsid w:val="007A5D6D"/>
    <w:rsid w:val="007A6159"/>
    <w:rsid w:val="007C2B38"/>
    <w:rsid w:val="007F22CB"/>
    <w:rsid w:val="007F6BDE"/>
    <w:rsid w:val="008207BA"/>
    <w:rsid w:val="00841F8A"/>
    <w:rsid w:val="008538F4"/>
    <w:rsid w:val="00860C04"/>
    <w:rsid w:val="00867C41"/>
    <w:rsid w:val="00874CE3"/>
    <w:rsid w:val="0087699E"/>
    <w:rsid w:val="00885B9E"/>
    <w:rsid w:val="0089542A"/>
    <w:rsid w:val="008A439F"/>
    <w:rsid w:val="008A7E5B"/>
    <w:rsid w:val="008B08E7"/>
    <w:rsid w:val="008B1406"/>
    <w:rsid w:val="008B479A"/>
    <w:rsid w:val="008C7B1A"/>
    <w:rsid w:val="008C7D2D"/>
    <w:rsid w:val="008E4410"/>
    <w:rsid w:val="008F700F"/>
    <w:rsid w:val="00905CC7"/>
    <w:rsid w:val="009106B1"/>
    <w:rsid w:val="0092334D"/>
    <w:rsid w:val="00927430"/>
    <w:rsid w:val="009338E8"/>
    <w:rsid w:val="00941BE2"/>
    <w:rsid w:val="00946B29"/>
    <w:rsid w:val="0095227C"/>
    <w:rsid w:val="009572DA"/>
    <w:rsid w:val="009617CA"/>
    <w:rsid w:val="00962D95"/>
    <w:rsid w:val="00972A33"/>
    <w:rsid w:val="00973024"/>
    <w:rsid w:val="00985C8D"/>
    <w:rsid w:val="009B0BE0"/>
    <w:rsid w:val="009B620C"/>
    <w:rsid w:val="009C2992"/>
    <w:rsid w:val="009C304C"/>
    <w:rsid w:val="009C4B07"/>
    <w:rsid w:val="009C6D66"/>
    <w:rsid w:val="009E0C98"/>
    <w:rsid w:val="009F4086"/>
    <w:rsid w:val="00A00826"/>
    <w:rsid w:val="00A105B3"/>
    <w:rsid w:val="00A2529F"/>
    <w:rsid w:val="00A3719B"/>
    <w:rsid w:val="00A37C2F"/>
    <w:rsid w:val="00A52279"/>
    <w:rsid w:val="00A82367"/>
    <w:rsid w:val="00A87397"/>
    <w:rsid w:val="00AB6EE3"/>
    <w:rsid w:val="00AC0892"/>
    <w:rsid w:val="00AE24FA"/>
    <w:rsid w:val="00AE7BB2"/>
    <w:rsid w:val="00AF3656"/>
    <w:rsid w:val="00AF641E"/>
    <w:rsid w:val="00B06F9B"/>
    <w:rsid w:val="00B15CDC"/>
    <w:rsid w:val="00B26A98"/>
    <w:rsid w:val="00B32BE6"/>
    <w:rsid w:val="00B37024"/>
    <w:rsid w:val="00B45424"/>
    <w:rsid w:val="00B5234F"/>
    <w:rsid w:val="00B53153"/>
    <w:rsid w:val="00B531F1"/>
    <w:rsid w:val="00B71058"/>
    <w:rsid w:val="00B735C6"/>
    <w:rsid w:val="00B817E5"/>
    <w:rsid w:val="00B87185"/>
    <w:rsid w:val="00B95363"/>
    <w:rsid w:val="00BB0654"/>
    <w:rsid w:val="00BB67EA"/>
    <w:rsid w:val="00BC266F"/>
    <w:rsid w:val="00BC3EAD"/>
    <w:rsid w:val="00BD7990"/>
    <w:rsid w:val="00C02564"/>
    <w:rsid w:val="00C03AFB"/>
    <w:rsid w:val="00C1317A"/>
    <w:rsid w:val="00C144E0"/>
    <w:rsid w:val="00C42DBD"/>
    <w:rsid w:val="00C5127E"/>
    <w:rsid w:val="00C764BF"/>
    <w:rsid w:val="00C8269A"/>
    <w:rsid w:val="00CA7436"/>
    <w:rsid w:val="00CB79E3"/>
    <w:rsid w:val="00CB7D5D"/>
    <w:rsid w:val="00CD398A"/>
    <w:rsid w:val="00CF5B10"/>
    <w:rsid w:val="00CF7A35"/>
    <w:rsid w:val="00D01763"/>
    <w:rsid w:val="00D05AF6"/>
    <w:rsid w:val="00D05F5C"/>
    <w:rsid w:val="00D34B0B"/>
    <w:rsid w:val="00D45D79"/>
    <w:rsid w:val="00D460E7"/>
    <w:rsid w:val="00D571B1"/>
    <w:rsid w:val="00D722BE"/>
    <w:rsid w:val="00D84A78"/>
    <w:rsid w:val="00D87B2F"/>
    <w:rsid w:val="00D9286B"/>
    <w:rsid w:val="00DA2E0C"/>
    <w:rsid w:val="00DB263C"/>
    <w:rsid w:val="00DB2F7F"/>
    <w:rsid w:val="00DB4FE3"/>
    <w:rsid w:val="00DB7399"/>
    <w:rsid w:val="00DC049D"/>
    <w:rsid w:val="00DC2E89"/>
    <w:rsid w:val="00DC2FCA"/>
    <w:rsid w:val="00DD0648"/>
    <w:rsid w:val="00DD1286"/>
    <w:rsid w:val="00DD1825"/>
    <w:rsid w:val="00DD6DD2"/>
    <w:rsid w:val="00DE5A92"/>
    <w:rsid w:val="00DE7DEC"/>
    <w:rsid w:val="00E13F97"/>
    <w:rsid w:val="00E15310"/>
    <w:rsid w:val="00E316BD"/>
    <w:rsid w:val="00E435D7"/>
    <w:rsid w:val="00E47340"/>
    <w:rsid w:val="00E65DD4"/>
    <w:rsid w:val="00E70042"/>
    <w:rsid w:val="00E83343"/>
    <w:rsid w:val="00E8558E"/>
    <w:rsid w:val="00E8662A"/>
    <w:rsid w:val="00EA57DD"/>
    <w:rsid w:val="00EC071B"/>
    <w:rsid w:val="00ED1606"/>
    <w:rsid w:val="00ED5457"/>
    <w:rsid w:val="00F0067A"/>
    <w:rsid w:val="00F142FA"/>
    <w:rsid w:val="00F24CCF"/>
    <w:rsid w:val="00F25E01"/>
    <w:rsid w:val="00F363FE"/>
    <w:rsid w:val="00F52F01"/>
    <w:rsid w:val="00F601C0"/>
    <w:rsid w:val="00F7718B"/>
    <w:rsid w:val="00F82024"/>
    <w:rsid w:val="00F8766C"/>
    <w:rsid w:val="00F95E48"/>
    <w:rsid w:val="00FA7658"/>
    <w:rsid w:val="00FB705B"/>
    <w:rsid w:val="00FC5482"/>
    <w:rsid w:val="00FD4954"/>
    <w:rsid w:val="00FD4AFB"/>
    <w:rsid w:val="00FD65C7"/>
    <w:rsid w:val="00FE313D"/>
    <w:rsid w:val="00FE4032"/>
    <w:rsid w:val="00FE613F"/>
    <w:rsid w:val="00FF05EF"/>
    <w:rsid w:val="00FF60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3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B08E7"/>
    <w:pPr>
      <w:widowControl w:val="0"/>
      <w:suppressAutoHyphens/>
    </w:pPr>
    <w:rPr>
      <w:color w:val="00000A"/>
    </w:rPr>
  </w:style>
  <w:style w:type="paragraph" w:styleId="Heading1">
    <w:name w:val="heading 1"/>
    <w:basedOn w:val="Heading"/>
    <w:link w:val="Heading1Char"/>
    <w:uiPriority w:val="9"/>
    <w:qFormat/>
    <w:rsid w:val="00695D96"/>
    <w:pPr>
      <w:outlineLvl w:val="0"/>
    </w:pPr>
    <w:rPr>
      <w:b/>
      <w:bCs/>
      <w:sz w:val="36"/>
      <w:szCs w:val="36"/>
    </w:rPr>
  </w:style>
  <w:style w:type="paragraph" w:styleId="Heading2">
    <w:name w:val="heading 2"/>
    <w:basedOn w:val="Heading"/>
    <w:link w:val="Heading2Char"/>
    <w:rsid w:val="00695D96"/>
    <w:pPr>
      <w:spacing w:before="200"/>
      <w:outlineLvl w:val="1"/>
    </w:pPr>
    <w:rPr>
      <w:b/>
      <w:bCs/>
      <w:sz w:val="32"/>
      <w:szCs w:val="32"/>
    </w:rPr>
  </w:style>
  <w:style w:type="paragraph" w:styleId="Heading3">
    <w:name w:val="heading 3"/>
    <w:basedOn w:val="Heading"/>
    <w:link w:val="Heading3Char"/>
    <w:rsid w:val="00695D96"/>
    <w:pPr>
      <w:spacing w:before="140"/>
      <w:outlineLvl w:val="2"/>
    </w:pPr>
    <w:rPr>
      <w:b/>
      <w:bCs/>
      <w:color w:val="808080"/>
    </w:rPr>
  </w:style>
  <w:style w:type="paragraph" w:styleId="Heading4">
    <w:name w:val="heading 4"/>
    <w:basedOn w:val="Normal"/>
    <w:next w:val="Normal"/>
    <w:link w:val="Heading4Char"/>
    <w:uiPriority w:val="9"/>
    <w:unhideWhenUsed/>
    <w:qFormat/>
    <w:rsid w:val="00BE1A4D"/>
    <w:pPr>
      <w:keepNext/>
      <w:keepLines/>
      <w:spacing w:before="200"/>
      <w:outlineLvl w:val="3"/>
    </w:pPr>
    <w:rPr>
      <w:rFonts w:ascii="Cambria" w:hAnsi="Cambria" w:cs="Mangal"/>
      <w:b/>
      <w:bCs/>
      <w:i/>
      <w:iCs/>
      <w:color w:val="4F81BD"/>
      <w:szCs w:val="21"/>
    </w:rPr>
  </w:style>
  <w:style w:type="paragraph" w:styleId="Heading5">
    <w:name w:val="heading 5"/>
    <w:basedOn w:val="Normal"/>
    <w:next w:val="Normal"/>
    <w:link w:val="Heading5Char"/>
    <w:uiPriority w:val="9"/>
    <w:unhideWhenUsed/>
    <w:qFormat/>
    <w:rsid w:val="006D62EA"/>
    <w:pPr>
      <w:keepNext/>
      <w:keepLines/>
      <w:spacing w:before="40"/>
      <w:outlineLvl w:val="4"/>
    </w:pPr>
    <w:rPr>
      <w:rFonts w:ascii="Cambria" w:hAnsi="Cambria" w:cs="Mangal"/>
      <w:color w:val="365F91"/>
      <w:szCs w:val="21"/>
    </w:rPr>
  </w:style>
  <w:style w:type="paragraph" w:styleId="Heading6">
    <w:name w:val="heading 6"/>
    <w:basedOn w:val="Normal"/>
    <w:next w:val="Normal"/>
    <w:link w:val="Heading6Char"/>
    <w:uiPriority w:val="9"/>
    <w:unhideWhenUsed/>
    <w:qFormat/>
    <w:rsid w:val="005D74B4"/>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08C6"/>
    <w:rPr>
      <w:rFonts w:ascii="Tahoma" w:hAnsi="Tahoma" w:cs="Mangal"/>
      <w:color w:val="00000A"/>
      <w:sz w:val="16"/>
      <w:szCs w:val="14"/>
    </w:rPr>
  </w:style>
  <w:style w:type="character" w:customStyle="1" w:styleId="DocumentMapChar">
    <w:name w:val="Document Map Char"/>
    <w:basedOn w:val="DefaultParagraphFont"/>
    <w:link w:val="DocumentMap"/>
    <w:uiPriority w:val="99"/>
    <w:semiHidden/>
    <w:rsid w:val="005308C6"/>
    <w:rPr>
      <w:rFonts w:ascii="Tahoma" w:hAnsi="Tahoma" w:cs="Mangal"/>
      <w:color w:val="00000A"/>
      <w:sz w:val="16"/>
      <w:szCs w:val="14"/>
    </w:rPr>
  </w:style>
  <w:style w:type="character" w:styleId="SubtleReference">
    <w:name w:val="Subtle Reference"/>
    <w:basedOn w:val="DefaultParagraphFont"/>
    <w:uiPriority w:val="31"/>
    <w:qFormat/>
    <w:rsid w:val="00BB7CEF"/>
    <w:rPr>
      <w:smallCaps/>
      <w:color w:val="C0504D"/>
      <w:u w:val="single"/>
    </w:rPr>
  </w:style>
  <w:style w:type="character" w:customStyle="1" w:styleId="Heading4Char">
    <w:name w:val="Heading 4 Char"/>
    <w:basedOn w:val="DefaultParagraphFont"/>
    <w:link w:val="Heading4"/>
    <w:uiPriority w:val="9"/>
    <w:rsid w:val="00BE1A4D"/>
    <w:rPr>
      <w:rFonts w:ascii="Cambria" w:hAnsi="Cambria" w:cs="Mangal"/>
      <w:b/>
      <w:bCs/>
      <w:i/>
      <w:iCs/>
      <w:color w:val="4F81BD"/>
      <w:szCs w:val="21"/>
    </w:rPr>
  </w:style>
  <w:style w:type="character" w:customStyle="1" w:styleId="InternetLink">
    <w:name w:val="Internet Link"/>
    <w:basedOn w:val="DefaultParagraphFont"/>
    <w:uiPriority w:val="99"/>
    <w:unhideWhenUsed/>
    <w:rsid w:val="00874D6C"/>
    <w:rPr>
      <w:color w:val="0000FF"/>
      <w:u w:val="single"/>
    </w:rPr>
  </w:style>
  <w:style w:type="character" w:customStyle="1" w:styleId="IndexLink">
    <w:name w:val="Index Link"/>
    <w:rsid w:val="004778FF"/>
  </w:style>
  <w:style w:type="character" w:customStyle="1" w:styleId="FootnoteCharacters">
    <w:name w:val="Footnote Characters"/>
    <w:rsid w:val="004778FF"/>
  </w:style>
  <w:style w:type="character" w:customStyle="1" w:styleId="FootnoteAnchor">
    <w:name w:val="Footnote Anchor"/>
    <w:rsid w:val="004778FF"/>
    <w:rPr>
      <w:vertAlign w:val="superscript"/>
    </w:rPr>
  </w:style>
  <w:style w:type="character" w:customStyle="1" w:styleId="NumberingSymbols">
    <w:name w:val="Numbering Symbols"/>
    <w:rsid w:val="004778FF"/>
  </w:style>
  <w:style w:type="character" w:customStyle="1" w:styleId="Heading5Char">
    <w:name w:val="Heading 5 Char"/>
    <w:basedOn w:val="DefaultParagraphFont"/>
    <w:link w:val="Heading5"/>
    <w:uiPriority w:val="9"/>
    <w:rsid w:val="006D62EA"/>
    <w:rPr>
      <w:rFonts w:ascii="Cambria" w:hAnsi="Cambria" w:cs="Mangal"/>
      <w:color w:val="365F91"/>
      <w:szCs w:val="21"/>
    </w:rPr>
  </w:style>
  <w:style w:type="character" w:customStyle="1" w:styleId="ListLabel1">
    <w:name w:val="ListLabel 1"/>
    <w:rsid w:val="001F2794"/>
    <w:rPr>
      <w:rFonts w:cs="Courier New"/>
    </w:rPr>
  </w:style>
  <w:style w:type="character" w:customStyle="1" w:styleId="ListLabel2">
    <w:name w:val="ListLabel 2"/>
    <w:rsid w:val="001F2794"/>
    <w:rPr>
      <w:b w:val="0"/>
    </w:rPr>
  </w:style>
  <w:style w:type="character" w:customStyle="1" w:styleId="Bullets">
    <w:name w:val="Bullets"/>
    <w:rsid w:val="001F2794"/>
    <w:rPr>
      <w:rFonts w:ascii="OpenSymbol" w:eastAsia="OpenSymbol" w:hAnsi="OpenSymbol" w:cs="OpenSymbol"/>
    </w:rPr>
  </w:style>
  <w:style w:type="character" w:customStyle="1" w:styleId="ListLabel3">
    <w:name w:val="ListLabel 3"/>
    <w:rsid w:val="001F2794"/>
    <w:rPr>
      <w:rFonts w:cs="Wingdings"/>
    </w:rPr>
  </w:style>
  <w:style w:type="character" w:customStyle="1" w:styleId="ListLabel4">
    <w:name w:val="ListLabel 4"/>
    <w:rsid w:val="001F2794"/>
    <w:rPr>
      <w:rFonts w:cs="Courier New"/>
    </w:rPr>
  </w:style>
  <w:style w:type="character" w:customStyle="1" w:styleId="ListLabel5">
    <w:name w:val="ListLabel 5"/>
    <w:rsid w:val="001F2794"/>
    <w:rPr>
      <w:rFonts w:cs="Symbol"/>
    </w:rPr>
  </w:style>
  <w:style w:type="character" w:customStyle="1" w:styleId="ListLabel6">
    <w:name w:val="ListLabel 6"/>
    <w:rsid w:val="001F2794"/>
    <w:rPr>
      <w:b w:val="0"/>
    </w:rPr>
  </w:style>
  <w:style w:type="character" w:customStyle="1" w:styleId="ListLabel7">
    <w:name w:val="ListLabel 7"/>
    <w:rsid w:val="001F2794"/>
    <w:rPr>
      <w:rFonts w:cs="Wingdings"/>
    </w:rPr>
  </w:style>
  <w:style w:type="character" w:customStyle="1" w:styleId="ListLabel8">
    <w:name w:val="ListLabel 8"/>
    <w:rsid w:val="001F2794"/>
    <w:rPr>
      <w:rFonts w:cs="Courier New"/>
    </w:rPr>
  </w:style>
  <w:style w:type="character" w:customStyle="1" w:styleId="ListLabel9">
    <w:name w:val="ListLabel 9"/>
    <w:rsid w:val="001F2794"/>
    <w:rPr>
      <w:rFonts w:cs="Symbol"/>
    </w:rPr>
  </w:style>
  <w:style w:type="character" w:customStyle="1" w:styleId="ListLabel10">
    <w:name w:val="ListLabel 10"/>
    <w:rsid w:val="001F2794"/>
    <w:rPr>
      <w:b w:val="0"/>
    </w:rPr>
  </w:style>
  <w:style w:type="character" w:customStyle="1" w:styleId="ListLabel11">
    <w:name w:val="ListLabel 11"/>
    <w:rsid w:val="001F2794"/>
    <w:rPr>
      <w:rFonts w:cs="Wingdings"/>
    </w:rPr>
  </w:style>
  <w:style w:type="character" w:customStyle="1" w:styleId="ListLabel12">
    <w:name w:val="ListLabel 12"/>
    <w:rsid w:val="001F2794"/>
    <w:rPr>
      <w:rFonts w:cs="Courier New"/>
    </w:rPr>
  </w:style>
  <w:style w:type="character" w:customStyle="1" w:styleId="ListLabel13">
    <w:name w:val="ListLabel 13"/>
    <w:rsid w:val="001F2794"/>
    <w:rPr>
      <w:rFonts w:cs="Symbol"/>
    </w:rPr>
  </w:style>
  <w:style w:type="character" w:customStyle="1" w:styleId="ListLabel14">
    <w:name w:val="ListLabel 14"/>
    <w:rsid w:val="001F2794"/>
    <w:rPr>
      <w:b w:val="0"/>
    </w:rPr>
  </w:style>
  <w:style w:type="paragraph" w:customStyle="1" w:styleId="Heading">
    <w:name w:val="Heading"/>
    <w:basedOn w:val="Normal"/>
    <w:next w:val="TextBody"/>
    <w:rsid w:val="00695D96"/>
    <w:pPr>
      <w:keepNext/>
      <w:spacing w:before="240" w:after="120"/>
    </w:pPr>
    <w:rPr>
      <w:rFonts w:ascii="Liberation Sans" w:hAnsi="Liberation Sans"/>
      <w:sz w:val="28"/>
      <w:szCs w:val="28"/>
    </w:rPr>
  </w:style>
  <w:style w:type="paragraph" w:customStyle="1" w:styleId="TextBody">
    <w:name w:val="Text Body"/>
    <w:basedOn w:val="Normal"/>
    <w:rsid w:val="00695D96"/>
    <w:pPr>
      <w:spacing w:after="140" w:line="288" w:lineRule="auto"/>
    </w:pPr>
  </w:style>
  <w:style w:type="paragraph" w:styleId="List">
    <w:name w:val="List"/>
    <w:basedOn w:val="TextBody"/>
    <w:rsid w:val="00695D96"/>
  </w:style>
  <w:style w:type="paragraph" w:styleId="Caption">
    <w:name w:val="caption"/>
    <w:basedOn w:val="Normal"/>
    <w:rsid w:val="00695D96"/>
    <w:pPr>
      <w:suppressLineNumbers/>
      <w:spacing w:before="120" w:after="120"/>
    </w:pPr>
    <w:rPr>
      <w:i/>
      <w:iCs/>
    </w:rPr>
  </w:style>
  <w:style w:type="paragraph" w:customStyle="1" w:styleId="Index">
    <w:name w:val="Index"/>
    <w:basedOn w:val="Normal"/>
    <w:rsid w:val="00695D96"/>
    <w:pPr>
      <w:suppressLineNumbers/>
    </w:pPr>
  </w:style>
  <w:style w:type="paragraph" w:styleId="Title">
    <w:name w:val="Title"/>
    <w:basedOn w:val="Normal"/>
    <w:next w:val="Normal"/>
    <w:rsid w:val="00695D96"/>
    <w:pPr>
      <w:contextualSpacing/>
    </w:pPr>
    <w:rPr>
      <w:rFonts w:ascii="Calibri Light" w:hAnsi="Calibri Light"/>
      <w:sz w:val="56"/>
      <w:szCs w:val="56"/>
    </w:rPr>
  </w:style>
  <w:style w:type="paragraph" w:styleId="Footer">
    <w:name w:val="footer"/>
    <w:basedOn w:val="Normal"/>
    <w:link w:val="FooterChar"/>
    <w:uiPriority w:val="99"/>
    <w:rsid w:val="00695D96"/>
    <w:pPr>
      <w:tabs>
        <w:tab w:val="center" w:pos="4680"/>
        <w:tab w:val="right" w:pos="9360"/>
      </w:tabs>
    </w:pPr>
  </w:style>
  <w:style w:type="paragraph" w:customStyle="1" w:styleId="Quotations">
    <w:name w:val="Quotations"/>
    <w:basedOn w:val="Normal"/>
    <w:rsid w:val="00695D96"/>
    <w:pPr>
      <w:spacing w:after="283"/>
      <w:ind w:left="567" w:right="567"/>
    </w:pPr>
  </w:style>
  <w:style w:type="paragraph" w:styleId="Subtitle">
    <w:name w:val="Subtitle"/>
    <w:basedOn w:val="Heading"/>
    <w:rsid w:val="00695D96"/>
    <w:pPr>
      <w:spacing w:before="60"/>
      <w:jc w:val="center"/>
    </w:pPr>
    <w:rPr>
      <w:sz w:val="36"/>
      <w:szCs w:val="36"/>
    </w:rPr>
  </w:style>
  <w:style w:type="paragraph" w:customStyle="1" w:styleId="TableContents">
    <w:name w:val="Table Contents"/>
    <w:basedOn w:val="Normal"/>
    <w:rsid w:val="00695D96"/>
    <w:pPr>
      <w:suppressLineNumbers/>
    </w:pPr>
  </w:style>
  <w:style w:type="paragraph" w:customStyle="1" w:styleId="TableHeading">
    <w:name w:val="Table Heading"/>
    <w:basedOn w:val="TableContents"/>
    <w:rsid w:val="00695D96"/>
    <w:pPr>
      <w:jc w:val="center"/>
    </w:pPr>
    <w:rPr>
      <w:b/>
      <w:bCs/>
    </w:rPr>
  </w:style>
  <w:style w:type="paragraph" w:styleId="BalloonText">
    <w:name w:val="Balloon Text"/>
    <w:basedOn w:val="Normal"/>
    <w:link w:val="BalloonTextChar"/>
    <w:uiPriority w:val="99"/>
    <w:semiHidden/>
    <w:unhideWhenUsed/>
    <w:rsid w:val="005308C6"/>
    <w:rPr>
      <w:rFonts w:ascii="Tahoma" w:hAnsi="Tahoma" w:cs="Mangal"/>
      <w:sz w:val="16"/>
      <w:szCs w:val="14"/>
    </w:rPr>
  </w:style>
  <w:style w:type="paragraph" w:styleId="DocumentMap">
    <w:name w:val="Document Map"/>
    <w:basedOn w:val="Normal"/>
    <w:link w:val="DocumentMapChar"/>
    <w:uiPriority w:val="99"/>
    <w:semiHidden/>
    <w:unhideWhenUsed/>
    <w:rsid w:val="005308C6"/>
    <w:rPr>
      <w:rFonts w:ascii="Tahoma" w:hAnsi="Tahoma" w:cs="Mangal"/>
      <w:sz w:val="16"/>
      <w:szCs w:val="14"/>
    </w:rPr>
  </w:style>
  <w:style w:type="paragraph" w:styleId="ListParagraph">
    <w:name w:val="List Paragraph"/>
    <w:basedOn w:val="Normal"/>
    <w:uiPriority w:val="34"/>
    <w:qFormat/>
    <w:rsid w:val="00BF7916"/>
    <w:pPr>
      <w:widowControl/>
      <w:suppressAutoHyphens w:val="0"/>
      <w:spacing w:after="200" w:line="276" w:lineRule="auto"/>
      <w:ind w:left="720"/>
      <w:contextualSpacing/>
    </w:pPr>
    <w:rPr>
      <w:rFonts w:ascii="Calibri" w:hAnsi="Calibri" w:cs="Calibri"/>
      <w:sz w:val="22"/>
      <w:szCs w:val="22"/>
      <w:lang w:eastAsia="en-US" w:bidi="ar-SA"/>
    </w:rPr>
  </w:style>
  <w:style w:type="paragraph" w:customStyle="1" w:styleId="ContentsHeading">
    <w:name w:val="Contents Heading"/>
    <w:basedOn w:val="Heading1"/>
    <w:next w:val="Normal"/>
    <w:uiPriority w:val="39"/>
    <w:unhideWhenUsed/>
    <w:qFormat/>
    <w:rsid w:val="00874D6C"/>
    <w:pPr>
      <w:keepLines/>
      <w:widowControl/>
      <w:suppressAutoHyphens w:val="0"/>
      <w:spacing w:before="480" w:after="0" w:line="259" w:lineRule="auto"/>
    </w:pPr>
    <w:rPr>
      <w:rFonts w:ascii="Cambria" w:hAnsi="Cambria"/>
      <w:b w:val="0"/>
      <w:bCs w:val="0"/>
      <w:color w:val="365F91"/>
      <w:sz w:val="32"/>
      <w:szCs w:val="32"/>
      <w:lang w:eastAsia="en-US" w:bidi="ar-SA"/>
    </w:rPr>
  </w:style>
  <w:style w:type="paragraph" w:customStyle="1" w:styleId="Contents2">
    <w:name w:val="Contents 2"/>
    <w:basedOn w:val="Normal"/>
    <w:next w:val="Normal"/>
    <w:autoRedefine/>
    <w:uiPriority w:val="39"/>
    <w:unhideWhenUsed/>
    <w:qFormat/>
    <w:rsid w:val="00BB7CEF"/>
    <w:pPr>
      <w:widowControl/>
      <w:suppressAutoHyphens w:val="0"/>
      <w:spacing w:after="100" w:line="276" w:lineRule="auto"/>
      <w:ind w:left="220"/>
    </w:pPr>
    <w:rPr>
      <w:rFonts w:ascii="Calibri" w:hAnsi="Calibri"/>
      <w:sz w:val="22"/>
      <w:szCs w:val="22"/>
      <w:lang w:eastAsia="en-US" w:bidi="ar-SA"/>
    </w:rPr>
  </w:style>
  <w:style w:type="paragraph" w:customStyle="1" w:styleId="Contents1">
    <w:name w:val="Contents 1"/>
    <w:basedOn w:val="Normal"/>
    <w:next w:val="Normal"/>
    <w:autoRedefine/>
    <w:uiPriority w:val="39"/>
    <w:unhideWhenUsed/>
    <w:qFormat/>
    <w:rsid w:val="00874D6C"/>
    <w:pPr>
      <w:widowControl/>
      <w:suppressAutoHyphens w:val="0"/>
      <w:spacing w:after="100" w:line="276" w:lineRule="auto"/>
    </w:pPr>
    <w:rPr>
      <w:rFonts w:ascii="Calibri" w:hAnsi="Calibri" w:cs="Mangal"/>
      <w:sz w:val="22"/>
      <w:szCs w:val="21"/>
      <w:lang w:eastAsia="en-US" w:bidi="ar-SA"/>
    </w:rPr>
  </w:style>
  <w:style w:type="paragraph" w:customStyle="1" w:styleId="Contents3">
    <w:name w:val="Contents 3"/>
    <w:basedOn w:val="Normal"/>
    <w:next w:val="Normal"/>
    <w:autoRedefine/>
    <w:uiPriority w:val="39"/>
    <w:unhideWhenUsed/>
    <w:qFormat/>
    <w:rsid w:val="00BB7CEF"/>
    <w:pPr>
      <w:widowControl/>
      <w:suppressAutoHyphens w:val="0"/>
      <w:spacing w:after="100" w:line="276" w:lineRule="auto"/>
      <w:ind w:left="440"/>
    </w:pPr>
    <w:rPr>
      <w:rFonts w:ascii="Calibri" w:hAnsi="Calibri"/>
      <w:sz w:val="22"/>
      <w:szCs w:val="22"/>
      <w:lang w:eastAsia="en-US" w:bidi="ar-SA"/>
    </w:rPr>
  </w:style>
  <w:style w:type="paragraph" w:styleId="NoSpacing">
    <w:name w:val="No Spacing"/>
    <w:uiPriority w:val="1"/>
    <w:qFormat/>
    <w:rsid w:val="00DC07EA"/>
    <w:pPr>
      <w:widowControl w:val="0"/>
      <w:suppressAutoHyphens/>
    </w:pPr>
    <w:rPr>
      <w:rFonts w:cs="Mangal"/>
      <w:color w:val="00000A"/>
      <w:szCs w:val="21"/>
    </w:rPr>
  </w:style>
  <w:style w:type="paragraph" w:customStyle="1" w:styleId="Footnote">
    <w:name w:val="Footnote"/>
    <w:basedOn w:val="Normal"/>
    <w:rsid w:val="004778FF"/>
  </w:style>
  <w:style w:type="paragraph" w:customStyle="1" w:styleId="FooterLeft">
    <w:name w:val="Footer Left"/>
    <w:basedOn w:val="Normal"/>
    <w:rsid w:val="004778FF"/>
  </w:style>
  <w:style w:type="paragraph" w:customStyle="1" w:styleId="FooterRight">
    <w:name w:val="Footer Right"/>
    <w:basedOn w:val="Normal"/>
    <w:rsid w:val="004778FF"/>
  </w:style>
  <w:style w:type="paragraph" w:styleId="NormalWeb">
    <w:name w:val="Normal (Web)"/>
    <w:basedOn w:val="Normal"/>
    <w:uiPriority w:val="99"/>
    <w:semiHidden/>
    <w:unhideWhenUsed/>
    <w:rsid w:val="00E32A7A"/>
    <w:pPr>
      <w:spacing w:after="49"/>
    </w:pPr>
    <w:rPr>
      <w:rFonts w:ascii="Times New Roman" w:eastAsia="Times New Roman" w:hAnsi="Times New Roman" w:cs="Times New Roman"/>
      <w:lang w:eastAsia="en-US" w:bidi="ar-SA"/>
    </w:rPr>
  </w:style>
  <w:style w:type="table" w:styleId="TableGrid">
    <w:name w:val="Table Grid"/>
    <w:basedOn w:val="TableNormal"/>
    <w:uiPriority w:val="59"/>
    <w:rsid w:val="00B5352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675B8"/>
    <w:pPr>
      <w:keepLines/>
      <w:widowControl/>
      <w:suppressAutoHyphens w:val="0"/>
      <w:spacing w:after="0" w:line="259" w:lineRule="auto"/>
      <w:outlineLvl w:val="9"/>
    </w:pPr>
    <w:rPr>
      <w:rFonts w:asciiTheme="majorHAnsi" w:eastAsiaTheme="majorEastAsia" w:hAnsiTheme="majorHAnsi" w:cstheme="majorBidi"/>
      <w:b w:val="0"/>
      <w:bCs w:val="0"/>
      <w:color w:val="365F91" w:themeColor="accent1" w:themeShade="BF"/>
      <w:sz w:val="32"/>
      <w:szCs w:val="32"/>
      <w:lang w:eastAsia="en-US" w:bidi="ar-SA"/>
    </w:rPr>
  </w:style>
  <w:style w:type="paragraph" w:styleId="TOC1">
    <w:name w:val="toc 1"/>
    <w:basedOn w:val="Normal"/>
    <w:next w:val="Normal"/>
    <w:autoRedefine/>
    <w:uiPriority w:val="39"/>
    <w:unhideWhenUsed/>
    <w:qFormat/>
    <w:rsid w:val="006675B8"/>
    <w:pPr>
      <w:spacing w:after="100"/>
    </w:pPr>
    <w:rPr>
      <w:rFonts w:cs="Mangal"/>
      <w:szCs w:val="21"/>
    </w:rPr>
  </w:style>
  <w:style w:type="paragraph" w:styleId="TOC2">
    <w:name w:val="toc 2"/>
    <w:basedOn w:val="Normal"/>
    <w:next w:val="Normal"/>
    <w:autoRedefine/>
    <w:uiPriority w:val="39"/>
    <w:unhideWhenUsed/>
    <w:qFormat/>
    <w:rsid w:val="006675B8"/>
    <w:pPr>
      <w:spacing w:after="100"/>
      <w:ind w:left="240"/>
    </w:pPr>
    <w:rPr>
      <w:rFonts w:cs="Mangal"/>
      <w:szCs w:val="21"/>
    </w:rPr>
  </w:style>
  <w:style w:type="character" w:styleId="Hyperlink">
    <w:name w:val="Hyperlink"/>
    <w:basedOn w:val="DefaultParagraphFont"/>
    <w:uiPriority w:val="99"/>
    <w:unhideWhenUsed/>
    <w:rsid w:val="006675B8"/>
    <w:rPr>
      <w:color w:val="0000FF" w:themeColor="hyperlink"/>
      <w:u w:val="single"/>
    </w:rPr>
  </w:style>
  <w:style w:type="paragraph" w:styleId="TOC3">
    <w:name w:val="toc 3"/>
    <w:basedOn w:val="Normal"/>
    <w:next w:val="Normal"/>
    <w:autoRedefine/>
    <w:uiPriority w:val="39"/>
    <w:unhideWhenUsed/>
    <w:qFormat/>
    <w:rsid w:val="008B1406"/>
    <w:pPr>
      <w:spacing w:after="100"/>
      <w:ind w:left="480"/>
    </w:pPr>
    <w:rPr>
      <w:rFonts w:cs="Mangal"/>
      <w:szCs w:val="21"/>
    </w:rPr>
  </w:style>
  <w:style w:type="character" w:styleId="Strong">
    <w:name w:val="Strong"/>
    <w:basedOn w:val="DefaultParagraphFont"/>
    <w:uiPriority w:val="22"/>
    <w:qFormat/>
    <w:rsid w:val="006D0740"/>
    <w:rPr>
      <w:b/>
      <w:bCs/>
    </w:rPr>
  </w:style>
  <w:style w:type="character" w:customStyle="1" w:styleId="Heading1Char">
    <w:name w:val="Heading 1 Char"/>
    <w:basedOn w:val="DefaultParagraphFont"/>
    <w:link w:val="Heading1"/>
    <w:uiPriority w:val="9"/>
    <w:rsid w:val="00405352"/>
    <w:rPr>
      <w:rFonts w:ascii="Liberation Sans" w:hAnsi="Liberation Sans"/>
      <w:b/>
      <w:bCs/>
      <w:color w:val="00000A"/>
      <w:sz w:val="36"/>
      <w:szCs w:val="36"/>
    </w:rPr>
  </w:style>
  <w:style w:type="paragraph" w:styleId="Bibliography">
    <w:name w:val="Bibliography"/>
    <w:basedOn w:val="Normal"/>
    <w:next w:val="Normal"/>
    <w:uiPriority w:val="37"/>
    <w:unhideWhenUsed/>
    <w:rsid w:val="00405352"/>
    <w:rPr>
      <w:rFonts w:cs="Mangal"/>
      <w:szCs w:val="21"/>
    </w:rPr>
  </w:style>
  <w:style w:type="paragraph" w:customStyle="1" w:styleId="Standard">
    <w:name w:val="Standard"/>
    <w:rsid w:val="000A0822"/>
    <w:pPr>
      <w:widowControl w:val="0"/>
      <w:suppressAutoHyphens/>
      <w:autoSpaceDN w:val="0"/>
      <w:textAlignment w:val="baseline"/>
    </w:pPr>
    <w:rPr>
      <w:kern w:val="3"/>
    </w:rPr>
  </w:style>
  <w:style w:type="paragraph" w:styleId="Header">
    <w:name w:val="header"/>
    <w:basedOn w:val="Normal"/>
    <w:link w:val="HeaderChar"/>
    <w:uiPriority w:val="99"/>
    <w:unhideWhenUsed/>
    <w:rsid w:val="00633DDE"/>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33DDE"/>
    <w:rPr>
      <w:rFonts w:cs="Mangal"/>
      <w:color w:val="00000A"/>
      <w:szCs w:val="21"/>
    </w:rPr>
  </w:style>
  <w:style w:type="character" w:customStyle="1" w:styleId="FooterChar">
    <w:name w:val="Footer Char"/>
    <w:basedOn w:val="DefaultParagraphFont"/>
    <w:link w:val="Footer"/>
    <w:uiPriority w:val="99"/>
    <w:rsid w:val="00633DDE"/>
    <w:rPr>
      <w:color w:val="00000A"/>
    </w:rPr>
  </w:style>
  <w:style w:type="character" w:styleId="CommentReference">
    <w:name w:val="annotation reference"/>
    <w:basedOn w:val="DefaultParagraphFont"/>
    <w:uiPriority w:val="99"/>
    <w:semiHidden/>
    <w:unhideWhenUsed/>
    <w:rsid w:val="005F2FCC"/>
    <w:rPr>
      <w:sz w:val="16"/>
      <w:szCs w:val="16"/>
    </w:rPr>
  </w:style>
  <w:style w:type="paragraph" w:styleId="CommentText">
    <w:name w:val="annotation text"/>
    <w:basedOn w:val="Normal"/>
    <w:link w:val="CommentTextChar"/>
    <w:uiPriority w:val="99"/>
    <w:semiHidden/>
    <w:unhideWhenUsed/>
    <w:rsid w:val="005F2FCC"/>
    <w:rPr>
      <w:rFonts w:cs="Mangal"/>
      <w:sz w:val="20"/>
      <w:szCs w:val="18"/>
    </w:rPr>
  </w:style>
  <w:style w:type="character" w:customStyle="1" w:styleId="CommentTextChar">
    <w:name w:val="Comment Text Char"/>
    <w:basedOn w:val="DefaultParagraphFont"/>
    <w:link w:val="CommentText"/>
    <w:uiPriority w:val="99"/>
    <w:semiHidden/>
    <w:rsid w:val="005F2FCC"/>
    <w:rPr>
      <w:rFonts w:cs="Mangal"/>
      <w:color w:val="00000A"/>
      <w:sz w:val="20"/>
      <w:szCs w:val="18"/>
    </w:rPr>
  </w:style>
  <w:style w:type="paragraph" w:styleId="CommentSubject">
    <w:name w:val="annotation subject"/>
    <w:basedOn w:val="CommentText"/>
    <w:next w:val="CommentText"/>
    <w:link w:val="CommentSubjectChar"/>
    <w:uiPriority w:val="99"/>
    <w:semiHidden/>
    <w:unhideWhenUsed/>
    <w:rsid w:val="005F2FCC"/>
    <w:rPr>
      <w:b/>
      <w:bCs/>
    </w:rPr>
  </w:style>
  <w:style w:type="character" w:customStyle="1" w:styleId="CommentSubjectChar">
    <w:name w:val="Comment Subject Char"/>
    <w:basedOn w:val="CommentTextChar"/>
    <w:link w:val="CommentSubject"/>
    <w:uiPriority w:val="99"/>
    <w:semiHidden/>
    <w:rsid w:val="005F2FCC"/>
    <w:rPr>
      <w:rFonts w:cs="Mangal"/>
      <w:b/>
      <w:bCs/>
      <w:color w:val="00000A"/>
      <w:sz w:val="20"/>
      <w:szCs w:val="18"/>
    </w:rPr>
  </w:style>
  <w:style w:type="paragraph" w:styleId="Revision">
    <w:name w:val="Revision"/>
    <w:hidden/>
    <w:uiPriority w:val="99"/>
    <w:semiHidden/>
    <w:rsid w:val="005F6961"/>
    <w:rPr>
      <w:rFonts w:cs="Mangal"/>
      <w:color w:val="00000A"/>
      <w:szCs w:val="21"/>
    </w:rPr>
  </w:style>
  <w:style w:type="character" w:customStyle="1" w:styleId="Heading2Char">
    <w:name w:val="Heading 2 Char"/>
    <w:basedOn w:val="DefaultParagraphFont"/>
    <w:link w:val="Heading2"/>
    <w:rsid w:val="005F098F"/>
    <w:rPr>
      <w:rFonts w:ascii="Liberation Sans" w:hAnsi="Liberation Sans"/>
      <w:b/>
      <w:bCs/>
      <w:color w:val="00000A"/>
      <w:sz w:val="32"/>
      <w:szCs w:val="32"/>
    </w:rPr>
  </w:style>
  <w:style w:type="character" w:customStyle="1" w:styleId="Heading3Char">
    <w:name w:val="Heading 3 Char"/>
    <w:basedOn w:val="DefaultParagraphFont"/>
    <w:link w:val="Heading3"/>
    <w:rsid w:val="005F098F"/>
    <w:rPr>
      <w:rFonts w:ascii="Liberation Sans" w:hAnsi="Liberation Sans"/>
      <w:b/>
      <w:bCs/>
      <w:color w:val="808080"/>
      <w:sz w:val="28"/>
      <w:szCs w:val="28"/>
    </w:rPr>
  </w:style>
  <w:style w:type="character" w:customStyle="1" w:styleId="Heading6Char">
    <w:name w:val="Heading 6 Char"/>
    <w:basedOn w:val="DefaultParagraphFont"/>
    <w:link w:val="Heading6"/>
    <w:uiPriority w:val="9"/>
    <w:rsid w:val="005D74B4"/>
    <w:rPr>
      <w:rFonts w:asciiTheme="majorHAnsi" w:eastAsiaTheme="majorEastAsia" w:hAnsiTheme="majorHAnsi" w:cs="Mangal"/>
      <w:i/>
      <w:iCs/>
      <w:color w:val="243F60" w:themeColor="accent1" w:themeShade="7F"/>
      <w:szCs w:val="21"/>
    </w:rPr>
  </w:style>
  <w:style w:type="paragraph" w:styleId="TableofFigures">
    <w:name w:val="table of figures"/>
    <w:basedOn w:val="Normal"/>
    <w:next w:val="Normal"/>
    <w:uiPriority w:val="99"/>
    <w:unhideWhenUsed/>
    <w:rsid w:val="0036256F"/>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B08E7"/>
    <w:pPr>
      <w:widowControl w:val="0"/>
      <w:suppressAutoHyphens/>
    </w:pPr>
    <w:rPr>
      <w:color w:val="00000A"/>
    </w:rPr>
  </w:style>
  <w:style w:type="paragraph" w:styleId="Heading1">
    <w:name w:val="heading 1"/>
    <w:basedOn w:val="Heading"/>
    <w:link w:val="Heading1Char"/>
    <w:uiPriority w:val="9"/>
    <w:qFormat/>
    <w:rsid w:val="00695D96"/>
    <w:pPr>
      <w:outlineLvl w:val="0"/>
    </w:pPr>
    <w:rPr>
      <w:b/>
      <w:bCs/>
      <w:sz w:val="36"/>
      <w:szCs w:val="36"/>
    </w:rPr>
  </w:style>
  <w:style w:type="paragraph" w:styleId="Heading2">
    <w:name w:val="heading 2"/>
    <w:basedOn w:val="Heading"/>
    <w:link w:val="Heading2Char"/>
    <w:rsid w:val="00695D96"/>
    <w:pPr>
      <w:spacing w:before="200"/>
      <w:outlineLvl w:val="1"/>
    </w:pPr>
    <w:rPr>
      <w:b/>
      <w:bCs/>
      <w:sz w:val="32"/>
      <w:szCs w:val="32"/>
    </w:rPr>
  </w:style>
  <w:style w:type="paragraph" w:styleId="Heading3">
    <w:name w:val="heading 3"/>
    <w:basedOn w:val="Heading"/>
    <w:link w:val="Heading3Char"/>
    <w:rsid w:val="00695D96"/>
    <w:pPr>
      <w:spacing w:before="140"/>
      <w:outlineLvl w:val="2"/>
    </w:pPr>
    <w:rPr>
      <w:b/>
      <w:bCs/>
      <w:color w:val="808080"/>
    </w:rPr>
  </w:style>
  <w:style w:type="paragraph" w:styleId="Heading4">
    <w:name w:val="heading 4"/>
    <w:basedOn w:val="Normal"/>
    <w:next w:val="Normal"/>
    <w:link w:val="Heading4Char"/>
    <w:uiPriority w:val="9"/>
    <w:unhideWhenUsed/>
    <w:qFormat/>
    <w:rsid w:val="00BE1A4D"/>
    <w:pPr>
      <w:keepNext/>
      <w:keepLines/>
      <w:spacing w:before="200"/>
      <w:outlineLvl w:val="3"/>
    </w:pPr>
    <w:rPr>
      <w:rFonts w:ascii="Cambria" w:hAnsi="Cambria" w:cs="Mangal"/>
      <w:b/>
      <w:bCs/>
      <w:i/>
      <w:iCs/>
      <w:color w:val="4F81BD"/>
      <w:szCs w:val="21"/>
    </w:rPr>
  </w:style>
  <w:style w:type="paragraph" w:styleId="Heading5">
    <w:name w:val="heading 5"/>
    <w:basedOn w:val="Normal"/>
    <w:next w:val="Normal"/>
    <w:link w:val="Heading5Char"/>
    <w:uiPriority w:val="9"/>
    <w:unhideWhenUsed/>
    <w:qFormat/>
    <w:rsid w:val="006D62EA"/>
    <w:pPr>
      <w:keepNext/>
      <w:keepLines/>
      <w:spacing w:before="40"/>
      <w:outlineLvl w:val="4"/>
    </w:pPr>
    <w:rPr>
      <w:rFonts w:ascii="Cambria" w:hAnsi="Cambria" w:cs="Mangal"/>
      <w:color w:val="365F91"/>
      <w:szCs w:val="21"/>
    </w:rPr>
  </w:style>
  <w:style w:type="paragraph" w:styleId="Heading6">
    <w:name w:val="heading 6"/>
    <w:basedOn w:val="Normal"/>
    <w:next w:val="Normal"/>
    <w:link w:val="Heading6Char"/>
    <w:uiPriority w:val="9"/>
    <w:unhideWhenUsed/>
    <w:qFormat/>
    <w:rsid w:val="005D74B4"/>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08C6"/>
    <w:rPr>
      <w:rFonts w:ascii="Tahoma" w:hAnsi="Tahoma" w:cs="Mangal"/>
      <w:color w:val="00000A"/>
      <w:sz w:val="16"/>
      <w:szCs w:val="14"/>
    </w:rPr>
  </w:style>
  <w:style w:type="character" w:customStyle="1" w:styleId="DocumentMapChar">
    <w:name w:val="Document Map Char"/>
    <w:basedOn w:val="DefaultParagraphFont"/>
    <w:link w:val="DocumentMap"/>
    <w:uiPriority w:val="99"/>
    <w:semiHidden/>
    <w:rsid w:val="005308C6"/>
    <w:rPr>
      <w:rFonts w:ascii="Tahoma" w:hAnsi="Tahoma" w:cs="Mangal"/>
      <w:color w:val="00000A"/>
      <w:sz w:val="16"/>
      <w:szCs w:val="14"/>
    </w:rPr>
  </w:style>
  <w:style w:type="character" w:styleId="SubtleReference">
    <w:name w:val="Subtle Reference"/>
    <w:basedOn w:val="DefaultParagraphFont"/>
    <w:uiPriority w:val="31"/>
    <w:qFormat/>
    <w:rsid w:val="00BB7CEF"/>
    <w:rPr>
      <w:smallCaps/>
      <w:color w:val="C0504D"/>
      <w:u w:val="single"/>
    </w:rPr>
  </w:style>
  <w:style w:type="character" w:customStyle="1" w:styleId="Heading4Char">
    <w:name w:val="Heading 4 Char"/>
    <w:basedOn w:val="DefaultParagraphFont"/>
    <w:link w:val="Heading4"/>
    <w:uiPriority w:val="9"/>
    <w:rsid w:val="00BE1A4D"/>
    <w:rPr>
      <w:rFonts w:ascii="Cambria" w:hAnsi="Cambria" w:cs="Mangal"/>
      <w:b/>
      <w:bCs/>
      <w:i/>
      <w:iCs/>
      <w:color w:val="4F81BD"/>
      <w:szCs w:val="21"/>
    </w:rPr>
  </w:style>
  <w:style w:type="character" w:customStyle="1" w:styleId="InternetLink">
    <w:name w:val="Internet Link"/>
    <w:basedOn w:val="DefaultParagraphFont"/>
    <w:uiPriority w:val="99"/>
    <w:unhideWhenUsed/>
    <w:rsid w:val="00874D6C"/>
    <w:rPr>
      <w:color w:val="0000FF"/>
      <w:u w:val="single"/>
    </w:rPr>
  </w:style>
  <w:style w:type="character" w:customStyle="1" w:styleId="IndexLink">
    <w:name w:val="Index Link"/>
    <w:rsid w:val="004778FF"/>
  </w:style>
  <w:style w:type="character" w:customStyle="1" w:styleId="FootnoteCharacters">
    <w:name w:val="Footnote Characters"/>
    <w:rsid w:val="004778FF"/>
  </w:style>
  <w:style w:type="character" w:customStyle="1" w:styleId="FootnoteAnchor">
    <w:name w:val="Footnote Anchor"/>
    <w:rsid w:val="004778FF"/>
    <w:rPr>
      <w:vertAlign w:val="superscript"/>
    </w:rPr>
  </w:style>
  <w:style w:type="character" w:customStyle="1" w:styleId="NumberingSymbols">
    <w:name w:val="Numbering Symbols"/>
    <w:rsid w:val="004778FF"/>
  </w:style>
  <w:style w:type="character" w:customStyle="1" w:styleId="Heading5Char">
    <w:name w:val="Heading 5 Char"/>
    <w:basedOn w:val="DefaultParagraphFont"/>
    <w:link w:val="Heading5"/>
    <w:uiPriority w:val="9"/>
    <w:rsid w:val="006D62EA"/>
    <w:rPr>
      <w:rFonts w:ascii="Cambria" w:hAnsi="Cambria" w:cs="Mangal"/>
      <w:color w:val="365F91"/>
      <w:szCs w:val="21"/>
    </w:rPr>
  </w:style>
  <w:style w:type="character" w:customStyle="1" w:styleId="ListLabel1">
    <w:name w:val="ListLabel 1"/>
    <w:rsid w:val="001F2794"/>
    <w:rPr>
      <w:rFonts w:cs="Courier New"/>
    </w:rPr>
  </w:style>
  <w:style w:type="character" w:customStyle="1" w:styleId="ListLabel2">
    <w:name w:val="ListLabel 2"/>
    <w:rsid w:val="001F2794"/>
    <w:rPr>
      <w:b w:val="0"/>
    </w:rPr>
  </w:style>
  <w:style w:type="character" w:customStyle="1" w:styleId="Bullets">
    <w:name w:val="Bullets"/>
    <w:rsid w:val="001F2794"/>
    <w:rPr>
      <w:rFonts w:ascii="OpenSymbol" w:eastAsia="OpenSymbol" w:hAnsi="OpenSymbol" w:cs="OpenSymbol"/>
    </w:rPr>
  </w:style>
  <w:style w:type="character" w:customStyle="1" w:styleId="ListLabel3">
    <w:name w:val="ListLabel 3"/>
    <w:rsid w:val="001F2794"/>
    <w:rPr>
      <w:rFonts w:cs="Wingdings"/>
    </w:rPr>
  </w:style>
  <w:style w:type="character" w:customStyle="1" w:styleId="ListLabel4">
    <w:name w:val="ListLabel 4"/>
    <w:rsid w:val="001F2794"/>
    <w:rPr>
      <w:rFonts w:cs="Courier New"/>
    </w:rPr>
  </w:style>
  <w:style w:type="character" w:customStyle="1" w:styleId="ListLabel5">
    <w:name w:val="ListLabel 5"/>
    <w:rsid w:val="001F2794"/>
    <w:rPr>
      <w:rFonts w:cs="Symbol"/>
    </w:rPr>
  </w:style>
  <w:style w:type="character" w:customStyle="1" w:styleId="ListLabel6">
    <w:name w:val="ListLabel 6"/>
    <w:rsid w:val="001F2794"/>
    <w:rPr>
      <w:b w:val="0"/>
    </w:rPr>
  </w:style>
  <w:style w:type="character" w:customStyle="1" w:styleId="ListLabel7">
    <w:name w:val="ListLabel 7"/>
    <w:rsid w:val="001F2794"/>
    <w:rPr>
      <w:rFonts w:cs="Wingdings"/>
    </w:rPr>
  </w:style>
  <w:style w:type="character" w:customStyle="1" w:styleId="ListLabel8">
    <w:name w:val="ListLabel 8"/>
    <w:rsid w:val="001F2794"/>
    <w:rPr>
      <w:rFonts w:cs="Courier New"/>
    </w:rPr>
  </w:style>
  <w:style w:type="character" w:customStyle="1" w:styleId="ListLabel9">
    <w:name w:val="ListLabel 9"/>
    <w:rsid w:val="001F2794"/>
    <w:rPr>
      <w:rFonts w:cs="Symbol"/>
    </w:rPr>
  </w:style>
  <w:style w:type="character" w:customStyle="1" w:styleId="ListLabel10">
    <w:name w:val="ListLabel 10"/>
    <w:rsid w:val="001F2794"/>
    <w:rPr>
      <w:b w:val="0"/>
    </w:rPr>
  </w:style>
  <w:style w:type="character" w:customStyle="1" w:styleId="ListLabel11">
    <w:name w:val="ListLabel 11"/>
    <w:rsid w:val="001F2794"/>
    <w:rPr>
      <w:rFonts w:cs="Wingdings"/>
    </w:rPr>
  </w:style>
  <w:style w:type="character" w:customStyle="1" w:styleId="ListLabel12">
    <w:name w:val="ListLabel 12"/>
    <w:rsid w:val="001F2794"/>
    <w:rPr>
      <w:rFonts w:cs="Courier New"/>
    </w:rPr>
  </w:style>
  <w:style w:type="character" w:customStyle="1" w:styleId="ListLabel13">
    <w:name w:val="ListLabel 13"/>
    <w:rsid w:val="001F2794"/>
    <w:rPr>
      <w:rFonts w:cs="Symbol"/>
    </w:rPr>
  </w:style>
  <w:style w:type="character" w:customStyle="1" w:styleId="ListLabel14">
    <w:name w:val="ListLabel 14"/>
    <w:rsid w:val="001F2794"/>
    <w:rPr>
      <w:b w:val="0"/>
    </w:rPr>
  </w:style>
  <w:style w:type="paragraph" w:customStyle="1" w:styleId="Heading">
    <w:name w:val="Heading"/>
    <w:basedOn w:val="Normal"/>
    <w:next w:val="TextBody"/>
    <w:rsid w:val="00695D96"/>
    <w:pPr>
      <w:keepNext/>
      <w:spacing w:before="240" w:after="120"/>
    </w:pPr>
    <w:rPr>
      <w:rFonts w:ascii="Liberation Sans" w:hAnsi="Liberation Sans"/>
      <w:sz w:val="28"/>
      <w:szCs w:val="28"/>
    </w:rPr>
  </w:style>
  <w:style w:type="paragraph" w:customStyle="1" w:styleId="TextBody">
    <w:name w:val="Text Body"/>
    <w:basedOn w:val="Normal"/>
    <w:rsid w:val="00695D96"/>
    <w:pPr>
      <w:spacing w:after="140" w:line="288" w:lineRule="auto"/>
    </w:pPr>
  </w:style>
  <w:style w:type="paragraph" w:styleId="List">
    <w:name w:val="List"/>
    <w:basedOn w:val="TextBody"/>
    <w:rsid w:val="00695D96"/>
  </w:style>
  <w:style w:type="paragraph" w:styleId="Caption">
    <w:name w:val="caption"/>
    <w:basedOn w:val="Normal"/>
    <w:rsid w:val="00695D96"/>
    <w:pPr>
      <w:suppressLineNumbers/>
      <w:spacing w:before="120" w:after="120"/>
    </w:pPr>
    <w:rPr>
      <w:i/>
      <w:iCs/>
    </w:rPr>
  </w:style>
  <w:style w:type="paragraph" w:customStyle="1" w:styleId="Index">
    <w:name w:val="Index"/>
    <w:basedOn w:val="Normal"/>
    <w:rsid w:val="00695D96"/>
    <w:pPr>
      <w:suppressLineNumbers/>
    </w:pPr>
  </w:style>
  <w:style w:type="paragraph" w:styleId="Title">
    <w:name w:val="Title"/>
    <w:basedOn w:val="Normal"/>
    <w:next w:val="Normal"/>
    <w:rsid w:val="00695D96"/>
    <w:pPr>
      <w:contextualSpacing/>
    </w:pPr>
    <w:rPr>
      <w:rFonts w:ascii="Calibri Light" w:hAnsi="Calibri Light"/>
      <w:sz w:val="56"/>
      <w:szCs w:val="56"/>
    </w:rPr>
  </w:style>
  <w:style w:type="paragraph" w:styleId="Footer">
    <w:name w:val="footer"/>
    <w:basedOn w:val="Normal"/>
    <w:link w:val="FooterChar"/>
    <w:uiPriority w:val="99"/>
    <w:rsid w:val="00695D96"/>
    <w:pPr>
      <w:tabs>
        <w:tab w:val="center" w:pos="4680"/>
        <w:tab w:val="right" w:pos="9360"/>
      </w:tabs>
    </w:pPr>
  </w:style>
  <w:style w:type="paragraph" w:customStyle="1" w:styleId="Quotations">
    <w:name w:val="Quotations"/>
    <w:basedOn w:val="Normal"/>
    <w:rsid w:val="00695D96"/>
    <w:pPr>
      <w:spacing w:after="283"/>
      <w:ind w:left="567" w:right="567"/>
    </w:pPr>
  </w:style>
  <w:style w:type="paragraph" w:styleId="Subtitle">
    <w:name w:val="Subtitle"/>
    <w:basedOn w:val="Heading"/>
    <w:rsid w:val="00695D96"/>
    <w:pPr>
      <w:spacing w:before="60"/>
      <w:jc w:val="center"/>
    </w:pPr>
    <w:rPr>
      <w:sz w:val="36"/>
      <w:szCs w:val="36"/>
    </w:rPr>
  </w:style>
  <w:style w:type="paragraph" w:customStyle="1" w:styleId="TableContents">
    <w:name w:val="Table Contents"/>
    <w:basedOn w:val="Normal"/>
    <w:rsid w:val="00695D96"/>
    <w:pPr>
      <w:suppressLineNumbers/>
    </w:pPr>
  </w:style>
  <w:style w:type="paragraph" w:customStyle="1" w:styleId="TableHeading">
    <w:name w:val="Table Heading"/>
    <w:basedOn w:val="TableContents"/>
    <w:rsid w:val="00695D96"/>
    <w:pPr>
      <w:jc w:val="center"/>
    </w:pPr>
    <w:rPr>
      <w:b/>
      <w:bCs/>
    </w:rPr>
  </w:style>
  <w:style w:type="paragraph" w:styleId="BalloonText">
    <w:name w:val="Balloon Text"/>
    <w:basedOn w:val="Normal"/>
    <w:link w:val="BalloonTextChar"/>
    <w:uiPriority w:val="99"/>
    <w:semiHidden/>
    <w:unhideWhenUsed/>
    <w:rsid w:val="005308C6"/>
    <w:rPr>
      <w:rFonts w:ascii="Tahoma" w:hAnsi="Tahoma" w:cs="Mangal"/>
      <w:sz w:val="16"/>
      <w:szCs w:val="14"/>
    </w:rPr>
  </w:style>
  <w:style w:type="paragraph" w:styleId="DocumentMap">
    <w:name w:val="Document Map"/>
    <w:basedOn w:val="Normal"/>
    <w:link w:val="DocumentMapChar"/>
    <w:uiPriority w:val="99"/>
    <w:semiHidden/>
    <w:unhideWhenUsed/>
    <w:rsid w:val="005308C6"/>
    <w:rPr>
      <w:rFonts w:ascii="Tahoma" w:hAnsi="Tahoma" w:cs="Mangal"/>
      <w:sz w:val="16"/>
      <w:szCs w:val="14"/>
    </w:rPr>
  </w:style>
  <w:style w:type="paragraph" w:styleId="ListParagraph">
    <w:name w:val="List Paragraph"/>
    <w:basedOn w:val="Normal"/>
    <w:uiPriority w:val="34"/>
    <w:qFormat/>
    <w:rsid w:val="00BF7916"/>
    <w:pPr>
      <w:widowControl/>
      <w:suppressAutoHyphens w:val="0"/>
      <w:spacing w:after="200" w:line="276" w:lineRule="auto"/>
      <w:ind w:left="720"/>
      <w:contextualSpacing/>
    </w:pPr>
    <w:rPr>
      <w:rFonts w:ascii="Calibri" w:hAnsi="Calibri" w:cs="Calibri"/>
      <w:sz w:val="22"/>
      <w:szCs w:val="22"/>
      <w:lang w:eastAsia="en-US" w:bidi="ar-SA"/>
    </w:rPr>
  </w:style>
  <w:style w:type="paragraph" w:customStyle="1" w:styleId="ContentsHeading">
    <w:name w:val="Contents Heading"/>
    <w:basedOn w:val="Heading1"/>
    <w:next w:val="Normal"/>
    <w:uiPriority w:val="39"/>
    <w:unhideWhenUsed/>
    <w:qFormat/>
    <w:rsid w:val="00874D6C"/>
    <w:pPr>
      <w:keepLines/>
      <w:widowControl/>
      <w:suppressAutoHyphens w:val="0"/>
      <w:spacing w:before="480" w:after="0" w:line="259" w:lineRule="auto"/>
    </w:pPr>
    <w:rPr>
      <w:rFonts w:ascii="Cambria" w:hAnsi="Cambria"/>
      <w:b w:val="0"/>
      <w:bCs w:val="0"/>
      <w:color w:val="365F91"/>
      <w:sz w:val="32"/>
      <w:szCs w:val="32"/>
      <w:lang w:eastAsia="en-US" w:bidi="ar-SA"/>
    </w:rPr>
  </w:style>
  <w:style w:type="paragraph" w:customStyle="1" w:styleId="Contents2">
    <w:name w:val="Contents 2"/>
    <w:basedOn w:val="Normal"/>
    <w:next w:val="Normal"/>
    <w:autoRedefine/>
    <w:uiPriority w:val="39"/>
    <w:unhideWhenUsed/>
    <w:qFormat/>
    <w:rsid w:val="00BB7CEF"/>
    <w:pPr>
      <w:widowControl/>
      <w:suppressAutoHyphens w:val="0"/>
      <w:spacing w:after="100" w:line="276" w:lineRule="auto"/>
      <w:ind w:left="220"/>
    </w:pPr>
    <w:rPr>
      <w:rFonts w:ascii="Calibri" w:hAnsi="Calibri"/>
      <w:sz w:val="22"/>
      <w:szCs w:val="22"/>
      <w:lang w:eastAsia="en-US" w:bidi="ar-SA"/>
    </w:rPr>
  </w:style>
  <w:style w:type="paragraph" w:customStyle="1" w:styleId="Contents1">
    <w:name w:val="Contents 1"/>
    <w:basedOn w:val="Normal"/>
    <w:next w:val="Normal"/>
    <w:autoRedefine/>
    <w:uiPriority w:val="39"/>
    <w:unhideWhenUsed/>
    <w:qFormat/>
    <w:rsid w:val="00874D6C"/>
    <w:pPr>
      <w:widowControl/>
      <w:suppressAutoHyphens w:val="0"/>
      <w:spacing w:after="100" w:line="276" w:lineRule="auto"/>
    </w:pPr>
    <w:rPr>
      <w:rFonts w:ascii="Calibri" w:hAnsi="Calibri" w:cs="Mangal"/>
      <w:sz w:val="22"/>
      <w:szCs w:val="21"/>
      <w:lang w:eastAsia="en-US" w:bidi="ar-SA"/>
    </w:rPr>
  </w:style>
  <w:style w:type="paragraph" w:customStyle="1" w:styleId="Contents3">
    <w:name w:val="Contents 3"/>
    <w:basedOn w:val="Normal"/>
    <w:next w:val="Normal"/>
    <w:autoRedefine/>
    <w:uiPriority w:val="39"/>
    <w:unhideWhenUsed/>
    <w:qFormat/>
    <w:rsid w:val="00BB7CEF"/>
    <w:pPr>
      <w:widowControl/>
      <w:suppressAutoHyphens w:val="0"/>
      <w:spacing w:after="100" w:line="276" w:lineRule="auto"/>
      <w:ind w:left="440"/>
    </w:pPr>
    <w:rPr>
      <w:rFonts w:ascii="Calibri" w:hAnsi="Calibri"/>
      <w:sz w:val="22"/>
      <w:szCs w:val="22"/>
      <w:lang w:eastAsia="en-US" w:bidi="ar-SA"/>
    </w:rPr>
  </w:style>
  <w:style w:type="paragraph" w:styleId="NoSpacing">
    <w:name w:val="No Spacing"/>
    <w:uiPriority w:val="1"/>
    <w:qFormat/>
    <w:rsid w:val="00DC07EA"/>
    <w:pPr>
      <w:widowControl w:val="0"/>
      <w:suppressAutoHyphens/>
    </w:pPr>
    <w:rPr>
      <w:rFonts w:cs="Mangal"/>
      <w:color w:val="00000A"/>
      <w:szCs w:val="21"/>
    </w:rPr>
  </w:style>
  <w:style w:type="paragraph" w:customStyle="1" w:styleId="Footnote">
    <w:name w:val="Footnote"/>
    <w:basedOn w:val="Normal"/>
    <w:rsid w:val="004778FF"/>
  </w:style>
  <w:style w:type="paragraph" w:customStyle="1" w:styleId="FooterLeft">
    <w:name w:val="Footer Left"/>
    <w:basedOn w:val="Normal"/>
    <w:rsid w:val="004778FF"/>
  </w:style>
  <w:style w:type="paragraph" w:customStyle="1" w:styleId="FooterRight">
    <w:name w:val="Footer Right"/>
    <w:basedOn w:val="Normal"/>
    <w:rsid w:val="004778FF"/>
  </w:style>
  <w:style w:type="paragraph" w:styleId="NormalWeb">
    <w:name w:val="Normal (Web)"/>
    <w:basedOn w:val="Normal"/>
    <w:uiPriority w:val="99"/>
    <w:semiHidden/>
    <w:unhideWhenUsed/>
    <w:rsid w:val="00E32A7A"/>
    <w:pPr>
      <w:spacing w:after="49"/>
    </w:pPr>
    <w:rPr>
      <w:rFonts w:ascii="Times New Roman" w:eastAsia="Times New Roman" w:hAnsi="Times New Roman" w:cs="Times New Roman"/>
      <w:lang w:eastAsia="en-US" w:bidi="ar-SA"/>
    </w:rPr>
  </w:style>
  <w:style w:type="table" w:styleId="TableGrid">
    <w:name w:val="Table Grid"/>
    <w:basedOn w:val="TableNormal"/>
    <w:uiPriority w:val="59"/>
    <w:rsid w:val="00B5352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675B8"/>
    <w:pPr>
      <w:keepLines/>
      <w:widowControl/>
      <w:suppressAutoHyphens w:val="0"/>
      <w:spacing w:after="0" w:line="259" w:lineRule="auto"/>
      <w:outlineLvl w:val="9"/>
    </w:pPr>
    <w:rPr>
      <w:rFonts w:asciiTheme="majorHAnsi" w:eastAsiaTheme="majorEastAsia" w:hAnsiTheme="majorHAnsi" w:cstheme="majorBidi"/>
      <w:b w:val="0"/>
      <w:bCs w:val="0"/>
      <w:color w:val="365F91" w:themeColor="accent1" w:themeShade="BF"/>
      <w:sz w:val="32"/>
      <w:szCs w:val="32"/>
      <w:lang w:eastAsia="en-US" w:bidi="ar-SA"/>
    </w:rPr>
  </w:style>
  <w:style w:type="paragraph" w:styleId="TOC1">
    <w:name w:val="toc 1"/>
    <w:basedOn w:val="Normal"/>
    <w:next w:val="Normal"/>
    <w:autoRedefine/>
    <w:uiPriority w:val="39"/>
    <w:unhideWhenUsed/>
    <w:qFormat/>
    <w:rsid w:val="006675B8"/>
    <w:pPr>
      <w:spacing w:after="100"/>
    </w:pPr>
    <w:rPr>
      <w:rFonts w:cs="Mangal"/>
      <w:szCs w:val="21"/>
    </w:rPr>
  </w:style>
  <w:style w:type="paragraph" w:styleId="TOC2">
    <w:name w:val="toc 2"/>
    <w:basedOn w:val="Normal"/>
    <w:next w:val="Normal"/>
    <w:autoRedefine/>
    <w:uiPriority w:val="39"/>
    <w:unhideWhenUsed/>
    <w:qFormat/>
    <w:rsid w:val="006675B8"/>
    <w:pPr>
      <w:spacing w:after="100"/>
      <w:ind w:left="240"/>
    </w:pPr>
    <w:rPr>
      <w:rFonts w:cs="Mangal"/>
      <w:szCs w:val="21"/>
    </w:rPr>
  </w:style>
  <w:style w:type="character" w:styleId="Hyperlink">
    <w:name w:val="Hyperlink"/>
    <w:basedOn w:val="DefaultParagraphFont"/>
    <w:uiPriority w:val="99"/>
    <w:unhideWhenUsed/>
    <w:rsid w:val="006675B8"/>
    <w:rPr>
      <w:color w:val="0000FF" w:themeColor="hyperlink"/>
      <w:u w:val="single"/>
    </w:rPr>
  </w:style>
  <w:style w:type="paragraph" w:styleId="TOC3">
    <w:name w:val="toc 3"/>
    <w:basedOn w:val="Normal"/>
    <w:next w:val="Normal"/>
    <w:autoRedefine/>
    <w:uiPriority w:val="39"/>
    <w:unhideWhenUsed/>
    <w:qFormat/>
    <w:rsid w:val="008B1406"/>
    <w:pPr>
      <w:spacing w:after="100"/>
      <w:ind w:left="480"/>
    </w:pPr>
    <w:rPr>
      <w:rFonts w:cs="Mangal"/>
      <w:szCs w:val="21"/>
    </w:rPr>
  </w:style>
  <w:style w:type="character" w:styleId="Strong">
    <w:name w:val="Strong"/>
    <w:basedOn w:val="DefaultParagraphFont"/>
    <w:uiPriority w:val="22"/>
    <w:qFormat/>
    <w:rsid w:val="006D0740"/>
    <w:rPr>
      <w:b/>
      <w:bCs/>
    </w:rPr>
  </w:style>
  <w:style w:type="character" w:customStyle="1" w:styleId="Heading1Char">
    <w:name w:val="Heading 1 Char"/>
    <w:basedOn w:val="DefaultParagraphFont"/>
    <w:link w:val="Heading1"/>
    <w:uiPriority w:val="9"/>
    <w:rsid w:val="00405352"/>
    <w:rPr>
      <w:rFonts w:ascii="Liberation Sans" w:hAnsi="Liberation Sans"/>
      <w:b/>
      <w:bCs/>
      <w:color w:val="00000A"/>
      <w:sz w:val="36"/>
      <w:szCs w:val="36"/>
    </w:rPr>
  </w:style>
  <w:style w:type="paragraph" w:styleId="Bibliography">
    <w:name w:val="Bibliography"/>
    <w:basedOn w:val="Normal"/>
    <w:next w:val="Normal"/>
    <w:uiPriority w:val="37"/>
    <w:unhideWhenUsed/>
    <w:rsid w:val="00405352"/>
    <w:rPr>
      <w:rFonts w:cs="Mangal"/>
      <w:szCs w:val="21"/>
    </w:rPr>
  </w:style>
  <w:style w:type="paragraph" w:customStyle="1" w:styleId="Standard">
    <w:name w:val="Standard"/>
    <w:rsid w:val="000A0822"/>
    <w:pPr>
      <w:widowControl w:val="0"/>
      <w:suppressAutoHyphens/>
      <w:autoSpaceDN w:val="0"/>
      <w:textAlignment w:val="baseline"/>
    </w:pPr>
    <w:rPr>
      <w:kern w:val="3"/>
    </w:rPr>
  </w:style>
  <w:style w:type="paragraph" w:styleId="Header">
    <w:name w:val="header"/>
    <w:basedOn w:val="Normal"/>
    <w:link w:val="HeaderChar"/>
    <w:uiPriority w:val="99"/>
    <w:unhideWhenUsed/>
    <w:rsid w:val="00633DDE"/>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33DDE"/>
    <w:rPr>
      <w:rFonts w:cs="Mangal"/>
      <w:color w:val="00000A"/>
      <w:szCs w:val="21"/>
    </w:rPr>
  </w:style>
  <w:style w:type="character" w:customStyle="1" w:styleId="FooterChar">
    <w:name w:val="Footer Char"/>
    <w:basedOn w:val="DefaultParagraphFont"/>
    <w:link w:val="Footer"/>
    <w:uiPriority w:val="99"/>
    <w:rsid w:val="00633DDE"/>
    <w:rPr>
      <w:color w:val="00000A"/>
    </w:rPr>
  </w:style>
  <w:style w:type="character" w:styleId="CommentReference">
    <w:name w:val="annotation reference"/>
    <w:basedOn w:val="DefaultParagraphFont"/>
    <w:uiPriority w:val="99"/>
    <w:semiHidden/>
    <w:unhideWhenUsed/>
    <w:rsid w:val="005F2FCC"/>
    <w:rPr>
      <w:sz w:val="16"/>
      <w:szCs w:val="16"/>
    </w:rPr>
  </w:style>
  <w:style w:type="paragraph" w:styleId="CommentText">
    <w:name w:val="annotation text"/>
    <w:basedOn w:val="Normal"/>
    <w:link w:val="CommentTextChar"/>
    <w:uiPriority w:val="99"/>
    <w:semiHidden/>
    <w:unhideWhenUsed/>
    <w:rsid w:val="005F2FCC"/>
    <w:rPr>
      <w:rFonts w:cs="Mangal"/>
      <w:sz w:val="20"/>
      <w:szCs w:val="18"/>
    </w:rPr>
  </w:style>
  <w:style w:type="character" w:customStyle="1" w:styleId="CommentTextChar">
    <w:name w:val="Comment Text Char"/>
    <w:basedOn w:val="DefaultParagraphFont"/>
    <w:link w:val="CommentText"/>
    <w:uiPriority w:val="99"/>
    <w:semiHidden/>
    <w:rsid w:val="005F2FCC"/>
    <w:rPr>
      <w:rFonts w:cs="Mangal"/>
      <w:color w:val="00000A"/>
      <w:sz w:val="20"/>
      <w:szCs w:val="18"/>
    </w:rPr>
  </w:style>
  <w:style w:type="paragraph" w:styleId="CommentSubject">
    <w:name w:val="annotation subject"/>
    <w:basedOn w:val="CommentText"/>
    <w:next w:val="CommentText"/>
    <w:link w:val="CommentSubjectChar"/>
    <w:uiPriority w:val="99"/>
    <w:semiHidden/>
    <w:unhideWhenUsed/>
    <w:rsid w:val="005F2FCC"/>
    <w:rPr>
      <w:b/>
      <w:bCs/>
    </w:rPr>
  </w:style>
  <w:style w:type="character" w:customStyle="1" w:styleId="CommentSubjectChar">
    <w:name w:val="Comment Subject Char"/>
    <w:basedOn w:val="CommentTextChar"/>
    <w:link w:val="CommentSubject"/>
    <w:uiPriority w:val="99"/>
    <w:semiHidden/>
    <w:rsid w:val="005F2FCC"/>
    <w:rPr>
      <w:rFonts w:cs="Mangal"/>
      <w:b/>
      <w:bCs/>
      <w:color w:val="00000A"/>
      <w:sz w:val="20"/>
      <w:szCs w:val="18"/>
    </w:rPr>
  </w:style>
  <w:style w:type="paragraph" w:styleId="Revision">
    <w:name w:val="Revision"/>
    <w:hidden/>
    <w:uiPriority w:val="99"/>
    <w:semiHidden/>
    <w:rsid w:val="005F6961"/>
    <w:rPr>
      <w:rFonts w:cs="Mangal"/>
      <w:color w:val="00000A"/>
      <w:szCs w:val="21"/>
    </w:rPr>
  </w:style>
  <w:style w:type="character" w:customStyle="1" w:styleId="Heading2Char">
    <w:name w:val="Heading 2 Char"/>
    <w:basedOn w:val="DefaultParagraphFont"/>
    <w:link w:val="Heading2"/>
    <w:rsid w:val="005F098F"/>
    <w:rPr>
      <w:rFonts w:ascii="Liberation Sans" w:hAnsi="Liberation Sans"/>
      <w:b/>
      <w:bCs/>
      <w:color w:val="00000A"/>
      <w:sz w:val="32"/>
      <w:szCs w:val="32"/>
    </w:rPr>
  </w:style>
  <w:style w:type="character" w:customStyle="1" w:styleId="Heading3Char">
    <w:name w:val="Heading 3 Char"/>
    <w:basedOn w:val="DefaultParagraphFont"/>
    <w:link w:val="Heading3"/>
    <w:rsid w:val="005F098F"/>
    <w:rPr>
      <w:rFonts w:ascii="Liberation Sans" w:hAnsi="Liberation Sans"/>
      <w:b/>
      <w:bCs/>
      <w:color w:val="808080"/>
      <w:sz w:val="28"/>
      <w:szCs w:val="28"/>
    </w:rPr>
  </w:style>
  <w:style w:type="character" w:customStyle="1" w:styleId="Heading6Char">
    <w:name w:val="Heading 6 Char"/>
    <w:basedOn w:val="DefaultParagraphFont"/>
    <w:link w:val="Heading6"/>
    <w:uiPriority w:val="9"/>
    <w:rsid w:val="005D74B4"/>
    <w:rPr>
      <w:rFonts w:asciiTheme="majorHAnsi" w:eastAsiaTheme="majorEastAsia" w:hAnsiTheme="majorHAnsi" w:cs="Mangal"/>
      <w:i/>
      <w:iCs/>
      <w:color w:val="243F60" w:themeColor="accent1" w:themeShade="7F"/>
      <w:szCs w:val="21"/>
    </w:rPr>
  </w:style>
  <w:style w:type="paragraph" w:styleId="TableofFigures">
    <w:name w:val="table of figures"/>
    <w:basedOn w:val="Normal"/>
    <w:next w:val="Normal"/>
    <w:uiPriority w:val="99"/>
    <w:unhideWhenUsed/>
    <w:rsid w:val="0036256F"/>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814">
      <w:bodyDiv w:val="1"/>
      <w:marLeft w:val="0"/>
      <w:marRight w:val="0"/>
      <w:marTop w:val="0"/>
      <w:marBottom w:val="0"/>
      <w:divBdr>
        <w:top w:val="none" w:sz="0" w:space="0" w:color="auto"/>
        <w:left w:val="none" w:sz="0" w:space="0" w:color="auto"/>
        <w:bottom w:val="none" w:sz="0" w:space="0" w:color="auto"/>
        <w:right w:val="none" w:sz="0" w:space="0" w:color="auto"/>
      </w:divBdr>
    </w:div>
    <w:div w:id="132606045">
      <w:bodyDiv w:val="1"/>
      <w:marLeft w:val="0"/>
      <w:marRight w:val="0"/>
      <w:marTop w:val="0"/>
      <w:marBottom w:val="0"/>
      <w:divBdr>
        <w:top w:val="none" w:sz="0" w:space="0" w:color="auto"/>
        <w:left w:val="none" w:sz="0" w:space="0" w:color="auto"/>
        <w:bottom w:val="none" w:sz="0" w:space="0" w:color="auto"/>
        <w:right w:val="none" w:sz="0" w:space="0" w:color="auto"/>
      </w:divBdr>
    </w:div>
    <w:div w:id="163474565">
      <w:bodyDiv w:val="1"/>
      <w:marLeft w:val="0"/>
      <w:marRight w:val="0"/>
      <w:marTop w:val="0"/>
      <w:marBottom w:val="0"/>
      <w:divBdr>
        <w:top w:val="none" w:sz="0" w:space="0" w:color="auto"/>
        <w:left w:val="none" w:sz="0" w:space="0" w:color="auto"/>
        <w:bottom w:val="none" w:sz="0" w:space="0" w:color="auto"/>
        <w:right w:val="none" w:sz="0" w:space="0" w:color="auto"/>
      </w:divBdr>
    </w:div>
    <w:div w:id="544829294">
      <w:bodyDiv w:val="1"/>
      <w:marLeft w:val="0"/>
      <w:marRight w:val="0"/>
      <w:marTop w:val="0"/>
      <w:marBottom w:val="0"/>
      <w:divBdr>
        <w:top w:val="none" w:sz="0" w:space="0" w:color="auto"/>
        <w:left w:val="none" w:sz="0" w:space="0" w:color="auto"/>
        <w:bottom w:val="none" w:sz="0" w:space="0" w:color="auto"/>
        <w:right w:val="none" w:sz="0" w:space="0" w:color="auto"/>
      </w:divBdr>
    </w:div>
    <w:div w:id="568417909">
      <w:bodyDiv w:val="1"/>
      <w:marLeft w:val="0"/>
      <w:marRight w:val="0"/>
      <w:marTop w:val="0"/>
      <w:marBottom w:val="0"/>
      <w:divBdr>
        <w:top w:val="none" w:sz="0" w:space="0" w:color="auto"/>
        <w:left w:val="none" w:sz="0" w:space="0" w:color="auto"/>
        <w:bottom w:val="none" w:sz="0" w:space="0" w:color="auto"/>
        <w:right w:val="none" w:sz="0" w:space="0" w:color="auto"/>
      </w:divBdr>
    </w:div>
    <w:div w:id="593054278">
      <w:bodyDiv w:val="1"/>
      <w:marLeft w:val="0"/>
      <w:marRight w:val="0"/>
      <w:marTop w:val="0"/>
      <w:marBottom w:val="0"/>
      <w:divBdr>
        <w:top w:val="none" w:sz="0" w:space="0" w:color="auto"/>
        <w:left w:val="none" w:sz="0" w:space="0" w:color="auto"/>
        <w:bottom w:val="none" w:sz="0" w:space="0" w:color="auto"/>
        <w:right w:val="none" w:sz="0" w:space="0" w:color="auto"/>
      </w:divBdr>
    </w:div>
    <w:div w:id="757094408">
      <w:bodyDiv w:val="1"/>
      <w:marLeft w:val="0"/>
      <w:marRight w:val="0"/>
      <w:marTop w:val="0"/>
      <w:marBottom w:val="0"/>
      <w:divBdr>
        <w:top w:val="none" w:sz="0" w:space="0" w:color="auto"/>
        <w:left w:val="none" w:sz="0" w:space="0" w:color="auto"/>
        <w:bottom w:val="none" w:sz="0" w:space="0" w:color="auto"/>
        <w:right w:val="none" w:sz="0" w:space="0" w:color="auto"/>
      </w:divBdr>
    </w:div>
    <w:div w:id="852187644">
      <w:bodyDiv w:val="1"/>
      <w:marLeft w:val="0"/>
      <w:marRight w:val="0"/>
      <w:marTop w:val="0"/>
      <w:marBottom w:val="0"/>
      <w:divBdr>
        <w:top w:val="none" w:sz="0" w:space="0" w:color="auto"/>
        <w:left w:val="none" w:sz="0" w:space="0" w:color="auto"/>
        <w:bottom w:val="none" w:sz="0" w:space="0" w:color="auto"/>
        <w:right w:val="none" w:sz="0" w:space="0" w:color="auto"/>
      </w:divBdr>
    </w:div>
    <w:div w:id="1091194834">
      <w:bodyDiv w:val="1"/>
      <w:marLeft w:val="0"/>
      <w:marRight w:val="0"/>
      <w:marTop w:val="0"/>
      <w:marBottom w:val="0"/>
      <w:divBdr>
        <w:top w:val="none" w:sz="0" w:space="0" w:color="auto"/>
        <w:left w:val="none" w:sz="0" w:space="0" w:color="auto"/>
        <w:bottom w:val="none" w:sz="0" w:space="0" w:color="auto"/>
        <w:right w:val="none" w:sz="0" w:space="0" w:color="auto"/>
      </w:divBdr>
    </w:div>
    <w:div w:id="1094084447">
      <w:bodyDiv w:val="1"/>
      <w:marLeft w:val="0"/>
      <w:marRight w:val="0"/>
      <w:marTop w:val="0"/>
      <w:marBottom w:val="0"/>
      <w:divBdr>
        <w:top w:val="none" w:sz="0" w:space="0" w:color="auto"/>
        <w:left w:val="none" w:sz="0" w:space="0" w:color="auto"/>
        <w:bottom w:val="none" w:sz="0" w:space="0" w:color="auto"/>
        <w:right w:val="none" w:sz="0" w:space="0" w:color="auto"/>
      </w:divBdr>
    </w:div>
    <w:div w:id="1167985934">
      <w:bodyDiv w:val="1"/>
      <w:marLeft w:val="0"/>
      <w:marRight w:val="0"/>
      <w:marTop w:val="0"/>
      <w:marBottom w:val="0"/>
      <w:divBdr>
        <w:top w:val="none" w:sz="0" w:space="0" w:color="auto"/>
        <w:left w:val="none" w:sz="0" w:space="0" w:color="auto"/>
        <w:bottom w:val="none" w:sz="0" w:space="0" w:color="auto"/>
        <w:right w:val="none" w:sz="0" w:space="0" w:color="auto"/>
      </w:divBdr>
    </w:div>
    <w:div w:id="1180313206">
      <w:bodyDiv w:val="1"/>
      <w:marLeft w:val="0"/>
      <w:marRight w:val="0"/>
      <w:marTop w:val="0"/>
      <w:marBottom w:val="0"/>
      <w:divBdr>
        <w:top w:val="none" w:sz="0" w:space="0" w:color="auto"/>
        <w:left w:val="none" w:sz="0" w:space="0" w:color="auto"/>
        <w:bottom w:val="none" w:sz="0" w:space="0" w:color="auto"/>
        <w:right w:val="none" w:sz="0" w:space="0" w:color="auto"/>
      </w:divBdr>
    </w:div>
    <w:div w:id="1219123317">
      <w:bodyDiv w:val="1"/>
      <w:marLeft w:val="0"/>
      <w:marRight w:val="0"/>
      <w:marTop w:val="0"/>
      <w:marBottom w:val="0"/>
      <w:divBdr>
        <w:top w:val="none" w:sz="0" w:space="0" w:color="auto"/>
        <w:left w:val="none" w:sz="0" w:space="0" w:color="auto"/>
        <w:bottom w:val="none" w:sz="0" w:space="0" w:color="auto"/>
        <w:right w:val="none" w:sz="0" w:space="0" w:color="auto"/>
      </w:divBdr>
    </w:div>
    <w:div w:id="1527057691">
      <w:bodyDiv w:val="1"/>
      <w:marLeft w:val="0"/>
      <w:marRight w:val="0"/>
      <w:marTop w:val="0"/>
      <w:marBottom w:val="0"/>
      <w:divBdr>
        <w:top w:val="none" w:sz="0" w:space="0" w:color="auto"/>
        <w:left w:val="none" w:sz="0" w:space="0" w:color="auto"/>
        <w:bottom w:val="none" w:sz="0" w:space="0" w:color="auto"/>
        <w:right w:val="none" w:sz="0" w:space="0" w:color="auto"/>
      </w:divBdr>
    </w:div>
    <w:div w:id="1605267361">
      <w:bodyDiv w:val="1"/>
      <w:marLeft w:val="0"/>
      <w:marRight w:val="0"/>
      <w:marTop w:val="0"/>
      <w:marBottom w:val="0"/>
      <w:divBdr>
        <w:top w:val="none" w:sz="0" w:space="0" w:color="auto"/>
        <w:left w:val="none" w:sz="0" w:space="0" w:color="auto"/>
        <w:bottom w:val="none" w:sz="0" w:space="0" w:color="auto"/>
        <w:right w:val="none" w:sz="0" w:space="0" w:color="auto"/>
      </w:divBdr>
    </w:div>
    <w:div w:id="1622223005">
      <w:bodyDiv w:val="1"/>
      <w:marLeft w:val="0"/>
      <w:marRight w:val="0"/>
      <w:marTop w:val="0"/>
      <w:marBottom w:val="0"/>
      <w:divBdr>
        <w:top w:val="none" w:sz="0" w:space="0" w:color="auto"/>
        <w:left w:val="none" w:sz="0" w:space="0" w:color="auto"/>
        <w:bottom w:val="none" w:sz="0" w:space="0" w:color="auto"/>
        <w:right w:val="none" w:sz="0" w:space="0" w:color="auto"/>
      </w:divBdr>
    </w:div>
    <w:div w:id="1943609794">
      <w:bodyDiv w:val="1"/>
      <w:marLeft w:val="0"/>
      <w:marRight w:val="0"/>
      <w:marTop w:val="0"/>
      <w:marBottom w:val="0"/>
      <w:divBdr>
        <w:top w:val="none" w:sz="0" w:space="0" w:color="auto"/>
        <w:left w:val="none" w:sz="0" w:space="0" w:color="auto"/>
        <w:bottom w:val="none" w:sz="0" w:space="0" w:color="auto"/>
        <w:right w:val="none" w:sz="0" w:space="0" w:color="auto"/>
      </w:divBdr>
    </w:div>
    <w:div w:id="1954558771">
      <w:bodyDiv w:val="1"/>
      <w:marLeft w:val="0"/>
      <w:marRight w:val="0"/>
      <w:marTop w:val="0"/>
      <w:marBottom w:val="0"/>
      <w:divBdr>
        <w:top w:val="none" w:sz="0" w:space="0" w:color="auto"/>
        <w:left w:val="none" w:sz="0" w:space="0" w:color="auto"/>
        <w:bottom w:val="none" w:sz="0" w:space="0" w:color="auto"/>
        <w:right w:val="none" w:sz="0" w:space="0" w:color="auto"/>
      </w:divBdr>
    </w:div>
    <w:div w:id="2013874621">
      <w:bodyDiv w:val="1"/>
      <w:marLeft w:val="0"/>
      <w:marRight w:val="0"/>
      <w:marTop w:val="0"/>
      <w:marBottom w:val="0"/>
      <w:divBdr>
        <w:top w:val="none" w:sz="0" w:space="0" w:color="auto"/>
        <w:left w:val="none" w:sz="0" w:space="0" w:color="auto"/>
        <w:bottom w:val="none" w:sz="0" w:space="0" w:color="auto"/>
        <w:right w:val="none" w:sz="0" w:space="0" w:color="auto"/>
      </w:divBdr>
    </w:div>
    <w:div w:id="2066446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{76FCE8E2-C010-483C-AEA7-FCAAEF29D96F}</b:Guid>
    <b:RefOrder>5</b:RefOrder>
  </b:Source>
  <b:Source>
    <b:Tag>egA</b:Tag>
    <b:SourceType>Report</b:SourceType>
    <b:Guid>{440BC2B7-BE15-4EF1-9591-3927A0CAB40D}</b:Guid>
    <b:Author>
      <b:Author>
        <b:NameList>
          <b:Person>
            <b:Last>([e.g.</b:Last>
            <b:First>Aburdene</b:First>
            <b:Middle>et al. 1991</b:Middle>
          </b:Person>
          <b:Person>
            <b:Last>2004</b:Last>
            <b:First>Albu</b:First>
            <b:Middle>et al.</b:Middle>
          </b:Person>
          <b:Person>
            <b:Last>1998</b:Last>
            <b:First>Arpaia</b:First>
            <b:Middle>et al.</b:Middle>
          </b:Person>
          <b:Person>
            <b:Last>2004)</b:Last>
            <b:First>Canfora</b:First>
            <b:Middle>etal.</b:Middle>
          </b:Person>
        </b:NameList>
      </b:Author>
    </b:Author>
    <b:RefOrder>6</b:RefOrder>
  </b:Source>
  <b:Source>
    <b:Tag>Ner91</b:Tag>
    <b:SourceType>Report</b:SourceType>
    <b:Guid>{F49F0D1D-73E6-43E1-90F0-07F959502C1B}</b:Guid>
    <b:Author>
      <b:Author>
        <b:NameList>
          <b:Person>
            <b:Last>1991)</b:Last>
            <b:First>(Nersessian</b:First>
          </b:Person>
        </b:NameList>
      </b:Author>
    </b:Author>
    <b:Year>1991</b:Year>
    <b:RefOrder>7</b:RefOrder>
  </b:Source>
  <b:Source>
    <b:Tag>Clo02</b:Tag>
    <b:SourceType>Book</b:SourceType>
    <b:Guid>{6D5E1AFF-F553-4777-BB9A-4208FEF8C7BB}</b:Guid>
    <b:Author>
      <b:Author>
        <b:NameList>
          <b:Person>
            <b:Last>Clough</b:Last>
          </b:Person>
        </b:NameList>
      </b:Author>
    </b:Author>
    <b:Title>make science come alive</b:Title>
    <b:Year>2002</b:Year>
    <b:City>London</b:City>
    <b:Publisher>cockerill(Ed.)</b:Publisher>
    <b:RefOrder>2</b:RefOrder>
  </b:Source>
  <b:Source>
    <b:Tag>mag86</b:Tag>
    <b:SourceType>Book</b:SourceType>
    <b:Guid>{D2731AD1-DF5B-4A9F-8AE8-BEF6A5F2429D}</b:Guid>
    <b:Author>
      <b:Author>
        <b:NameList>
          <b:Person>
            <b:Last>magin</b:Last>
          </b:Person>
        </b:NameList>
      </b:Author>
    </b:Author>
    <b:Title>Design and experimentation in undergraduate mechanical engineering</b:Title>
    <b:Year>1986</b:Year>
    <b:City>Sydney,Australia</b:City>
    <b:Publisher>Instituition of  Engineers</b:Publisher>
    <b:RefOrder>3</b:RefOrder>
  </b:Source>
  <b:Source>
    <b:Tag>chaNer91</b:Tag>
    <b:SourceType>Book</b:SourceType>
    <b:Guid>{71C94FB6-57D2-4743-8E2D-4A4CE9A92E7D}</b:Guid>
    <b:Author>
      <b:Author>
        <b:NameList>
          <b:Person>
            <b:Last>Nersessian</b:Last>
          </b:Person>
        </b:NameList>
      </b:Author>
    </b:Author>
    <b:Title>Conceptual change in science and science education</b:Title>
    <b:Year>1991</b:Year>
    <b:City>Toronto,Canada</b:City>
    <b:Publisher>Ed.OISE Press</b:Publisher>
    <b:RefOrder>1</b:RefOrder>
  </b:Source>
  <b:Source>
    <b:Tag>Sca02</b:Tag>
    <b:SourceType>Book</b:SourceType>
    <b:Guid>{B70DAA34-5662-4C50-87EF-644C1AD57968}</b:Guid>
    <b:Author>
      <b:Author>
        <b:NameList>
          <b:Person>
            <b:Last>Scanlon</b:Last>
          </b:Person>
        </b:NameList>
      </b:Author>
    </b:Author>
    <b:Title>Contemporary studies to learning science</b:Title>
    <b:Year>2002</b:Year>
    <b:City>
		</b:City>
    <b:Publisher>studies in education science</b:Publisher>
    <b:RefOrder>4</b:RefOrder>
  </b:Source>
  <b:Source>
    <b:Tag>Placeholder2</b:Tag>
    <b:SourceType>Book</b:SourceType>
    <b:Guid>{3F069E87-3E05-4578-A63B-B32C6CE7969B}</b:Guid>
    <b:Author>
      <b:Author>
        <b:NameList>
          <b:Person>
            <b:Last>Nersessian</b:Last>
          </b:Person>
        </b:NameList>
      </b:Author>
    </b:Author>
    <b:Title>Hands-on experience is at the heart of science learning</b:Title>
    <b:Year>1991</b:Year>
    <b:City>n/a</b:City>
    <b:Publisher>n/a</b:Publisher>
    <b:RefOrder>8</b:RefOrder>
  </b:Source>
</b:Sources>
</file>

<file path=customXml/itemProps1.xml><?xml version="1.0" encoding="utf-8"?>
<ds:datastoreItem xmlns:ds="http://schemas.openxmlformats.org/officeDocument/2006/customXml" ds:itemID="{8A5D9577-5ED4-418E-B3BF-159D09FF3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38</Pages>
  <Words>5737</Words>
  <Characters>32705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Mariah</dc:creator>
  <cp:lastModifiedBy>lambor</cp:lastModifiedBy>
  <cp:revision>9</cp:revision>
  <dcterms:created xsi:type="dcterms:W3CDTF">2017-06-13T21:05:00Z</dcterms:created>
  <dcterms:modified xsi:type="dcterms:W3CDTF">2017-06-15T03:43:00Z</dcterms:modified>
  <dc:language>en-US</dc:language>
</cp:coreProperties>
</file>